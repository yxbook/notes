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eastAsiaTheme="minorEastAsia"/>
          <w:b/>
          <w:sz w:val="48"/>
          <w:szCs w:val="48"/>
          <w:lang w:val="en-US" w:eastAsia="zh-CN"/>
        </w:rPr>
      </w:pPr>
      <w:r>
        <w:rPr>
          <w:rFonts w:hint="eastAsia"/>
          <w:b/>
          <w:sz w:val="48"/>
          <w:szCs w:val="48"/>
          <w:lang w:val="en-US" w:eastAsia="zh-CN"/>
        </w:rPr>
        <w:t>需求说明书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100" w:leftChars="0" w:firstLine="420" w:firstLineChars="0"/>
        <w:jc w:val="both"/>
        <w:textAlignment w:val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&lt;FS: </w:t>
      </w:r>
      <w:r>
        <w:rPr>
          <w:rFonts w:hint="eastAsia"/>
          <w:b/>
          <w:sz w:val="28"/>
          <w:szCs w:val="28"/>
          <w:lang w:val="en-US" w:eastAsia="zh-CN"/>
        </w:rPr>
        <w:t>快递箱用户端APP</w:t>
      </w:r>
      <w:r>
        <w:rPr>
          <w:b/>
          <w:sz w:val="28"/>
          <w:szCs w:val="28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2520" w:leftChars="0" w:firstLine="420" w:firstLineChars="0"/>
        <w:jc w:val="both"/>
        <w:textAlignment w:val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&lt;</w:t>
      </w:r>
      <w:r>
        <w:rPr>
          <w:b/>
          <w:sz w:val="28"/>
          <w:szCs w:val="28"/>
        </w:rPr>
        <w:t>Version:</w:t>
      </w:r>
      <w:r>
        <w:rPr>
          <w:rFonts w:hint="eastAsia"/>
          <w:b/>
          <w:sz w:val="28"/>
          <w:szCs w:val="28"/>
          <w:lang w:val="en-US" w:eastAsia="zh-CN"/>
        </w:rPr>
        <w:t>0</w:t>
      </w:r>
      <w:r>
        <w:rPr>
          <w:b/>
          <w:sz w:val="28"/>
          <w:szCs w:val="28"/>
        </w:rPr>
        <w:t>.</w:t>
      </w:r>
      <w:r>
        <w:rPr>
          <w:rFonts w:hint="eastAsia"/>
          <w:b/>
          <w:sz w:val="28"/>
          <w:szCs w:val="28"/>
          <w:lang w:val="en-US" w:eastAsia="zh-CN"/>
        </w:rPr>
        <w:t>2.</w:t>
      </w:r>
      <w:del w:id="0" w:author="彼岸花" w:date="2019-06-21T12:41:14Z">
        <w:r>
          <w:rPr>
            <w:rFonts w:hint="default"/>
            <w:b/>
            <w:sz w:val="28"/>
            <w:szCs w:val="28"/>
            <w:lang w:val="en-US" w:eastAsia="zh-CN"/>
          </w:rPr>
          <w:delText>2</w:delText>
        </w:r>
      </w:del>
      <w:ins w:id="1" w:author="彼岸花" w:date="2019-06-21T12:41:14Z">
        <w:r>
          <w:rPr>
            <w:rFonts w:hint="eastAsia"/>
            <w:b/>
            <w:sz w:val="28"/>
            <w:szCs w:val="28"/>
            <w:lang w:val="en-US" w:eastAsia="zh-CN"/>
          </w:rPr>
          <w:t>3</w:t>
        </w:r>
      </w:ins>
      <w:r>
        <w:rPr>
          <w:b/>
          <w:sz w:val="28"/>
          <w:szCs w:val="28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520" w:leftChars="0" w:firstLine="420" w:firstLineChars="0"/>
        <w:textAlignment w:val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&lt;</w:t>
      </w:r>
      <w:r>
        <w:rPr>
          <w:b/>
          <w:sz w:val="28"/>
          <w:szCs w:val="28"/>
        </w:rPr>
        <w:t>Date:20190</w:t>
      </w:r>
      <w:r>
        <w:rPr>
          <w:rFonts w:hint="eastAsia"/>
          <w:b/>
          <w:sz w:val="28"/>
          <w:szCs w:val="28"/>
          <w:lang w:val="en-US" w:eastAsia="zh-CN"/>
        </w:rPr>
        <w:t>6</w:t>
      </w:r>
      <w:del w:id="2" w:author="彼岸花" w:date="2019-06-21T12:41:15Z">
        <w:r>
          <w:rPr>
            <w:rFonts w:hint="default"/>
            <w:b/>
            <w:sz w:val="28"/>
            <w:szCs w:val="28"/>
            <w:lang w:val="en-US" w:eastAsia="zh-CN"/>
          </w:rPr>
          <w:delText>18</w:delText>
        </w:r>
      </w:del>
      <w:ins w:id="3" w:author="彼岸花" w:date="2019-06-21T12:41:15Z">
        <w:r>
          <w:rPr>
            <w:rFonts w:hint="eastAsia"/>
            <w:b/>
            <w:sz w:val="28"/>
            <w:szCs w:val="28"/>
            <w:lang w:val="en-US" w:eastAsia="zh-CN"/>
          </w:rPr>
          <w:t>2</w:t>
        </w:r>
      </w:ins>
      <w:ins w:id="4" w:author="彼岸花" w:date="2019-06-21T12:41:16Z">
        <w:r>
          <w:rPr>
            <w:rFonts w:hint="eastAsia"/>
            <w:b/>
            <w:sz w:val="28"/>
            <w:szCs w:val="28"/>
            <w:lang w:val="en-US" w:eastAsia="zh-CN"/>
          </w:rPr>
          <w:t>1</w:t>
        </w:r>
      </w:ins>
      <w:r>
        <w:rPr>
          <w:b/>
          <w:sz w:val="28"/>
          <w:szCs w:val="28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520" w:leftChars="0" w:firstLine="420" w:firstLineChars="0"/>
        <w:textAlignment w:val="auto"/>
        <w:rPr>
          <w:b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520" w:leftChars="0" w:firstLine="420" w:firstLineChars="0"/>
        <w:textAlignment w:val="auto"/>
        <w:rPr>
          <w:b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520" w:leftChars="0" w:firstLine="420" w:firstLineChars="0"/>
        <w:textAlignment w:val="auto"/>
        <w:rPr>
          <w:b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520" w:leftChars="0" w:firstLine="420" w:firstLineChars="0"/>
        <w:textAlignment w:val="auto"/>
        <w:rPr>
          <w:b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520" w:leftChars="0" w:firstLine="420" w:firstLineChars="0"/>
        <w:textAlignment w:val="auto"/>
        <w:rPr>
          <w:b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520" w:leftChars="0" w:firstLine="420" w:firstLineChars="0"/>
        <w:textAlignment w:val="auto"/>
        <w:rPr>
          <w:b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520" w:leftChars="0" w:firstLine="420" w:firstLineChars="0"/>
        <w:textAlignment w:val="auto"/>
        <w:rPr>
          <w:b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520" w:leftChars="0" w:firstLine="420" w:firstLineChars="0"/>
        <w:textAlignment w:val="auto"/>
        <w:rPr>
          <w:b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520" w:leftChars="0" w:firstLine="420" w:firstLineChars="0"/>
        <w:textAlignment w:val="auto"/>
        <w:rPr>
          <w:b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520" w:leftChars="0" w:firstLine="420" w:firstLineChars="0"/>
        <w:textAlignment w:val="auto"/>
        <w:rPr>
          <w:b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520" w:leftChars="0" w:firstLine="420" w:firstLineChars="0"/>
        <w:textAlignment w:val="auto"/>
        <w:rPr>
          <w:b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520" w:leftChars="0" w:firstLine="420" w:firstLineChars="0"/>
        <w:textAlignment w:val="auto"/>
        <w:rPr>
          <w:b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520" w:leftChars="0" w:firstLine="420" w:firstLineChars="0"/>
        <w:textAlignment w:val="auto"/>
        <w:rPr>
          <w:b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520" w:leftChars="0" w:firstLine="420" w:firstLineChars="0"/>
        <w:textAlignment w:val="auto"/>
        <w:rPr>
          <w:b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520" w:leftChars="0" w:firstLine="420" w:firstLineChars="0"/>
        <w:textAlignment w:val="auto"/>
        <w:rPr>
          <w:b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520" w:leftChars="0" w:firstLine="420" w:firstLineChars="0"/>
        <w:textAlignment w:val="auto"/>
        <w:rPr>
          <w:b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520" w:leftChars="0" w:firstLine="420" w:firstLineChars="0"/>
        <w:textAlignment w:val="auto"/>
        <w:rPr>
          <w:b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520" w:leftChars="0" w:firstLine="420" w:firstLineChars="0"/>
        <w:textAlignment w:val="auto"/>
        <w:rPr>
          <w:b/>
          <w:sz w:val="28"/>
          <w:szCs w:val="28"/>
        </w:rPr>
      </w:pPr>
    </w:p>
    <w:p>
      <w:pPr>
        <w:spacing w:line="360" w:lineRule="auto"/>
        <w:jc w:val="left"/>
        <w:rPr>
          <w:rFonts w:hint="eastAsia"/>
          <w:b/>
          <w:sz w:val="28"/>
          <w:szCs w:val="28"/>
          <w:lang w:val="en-US" w:eastAsia="zh-CN"/>
        </w:rPr>
      </w:pPr>
    </w:p>
    <w:p>
      <w:pPr>
        <w:spacing w:line="360" w:lineRule="auto"/>
        <w:jc w:val="left"/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历史修改版本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5"/>
        <w:gridCol w:w="3542"/>
        <w:gridCol w:w="875"/>
        <w:gridCol w:w="1277"/>
        <w:gridCol w:w="1657"/>
        <w:tblGridChange w:id="5">
          <w:tblGrid>
            <w:gridCol w:w="945"/>
            <w:gridCol w:w="3542"/>
            <w:gridCol w:w="875"/>
            <w:gridCol w:w="1277"/>
            <w:gridCol w:w="1657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4" w:hRule="atLeast"/>
        </w:trPr>
        <w:tc>
          <w:tcPr>
            <w:tcW w:w="945" w:type="dxa"/>
            <w:shd w:val="clear" w:color="auto" w:fill="D8D8D8" w:themeFill="background1" w:themeFillShade="D9"/>
          </w:tcPr>
          <w:p>
            <w:pPr>
              <w:spacing w:line="240" w:lineRule="auto"/>
              <w:jc w:val="left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V</w:t>
            </w:r>
            <w:r>
              <w:rPr>
                <w:b/>
                <w:szCs w:val="21"/>
              </w:rPr>
              <w:t>ersion</w:t>
            </w:r>
          </w:p>
        </w:tc>
        <w:tc>
          <w:tcPr>
            <w:tcW w:w="3542" w:type="dxa"/>
            <w:shd w:val="clear" w:color="auto" w:fill="D8D8D8" w:themeFill="background1" w:themeFillShade="D9"/>
          </w:tcPr>
          <w:p>
            <w:pPr>
              <w:spacing w:line="240" w:lineRule="auto"/>
              <w:jc w:val="left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R</w:t>
            </w:r>
            <w:r>
              <w:rPr>
                <w:b/>
                <w:szCs w:val="21"/>
              </w:rPr>
              <w:t>evision Description</w:t>
            </w:r>
          </w:p>
        </w:tc>
        <w:tc>
          <w:tcPr>
            <w:tcW w:w="875" w:type="dxa"/>
            <w:shd w:val="clear" w:color="auto" w:fill="D8D8D8" w:themeFill="background1" w:themeFillShade="D9"/>
          </w:tcPr>
          <w:p>
            <w:pPr>
              <w:spacing w:line="240" w:lineRule="auto"/>
              <w:jc w:val="left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A</w:t>
            </w:r>
            <w:r>
              <w:rPr>
                <w:b/>
                <w:szCs w:val="21"/>
              </w:rPr>
              <w:t>uthor</w:t>
            </w:r>
          </w:p>
        </w:tc>
        <w:tc>
          <w:tcPr>
            <w:tcW w:w="1277" w:type="dxa"/>
            <w:shd w:val="clear" w:color="auto" w:fill="D8D8D8" w:themeFill="background1" w:themeFillShade="D9"/>
          </w:tcPr>
          <w:p>
            <w:pPr>
              <w:spacing w:line="240" w:lineRule="auto"/>
              <w:jc w:val="left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R</w:t>
            </w:r>
            <w:r>
              <w:rPr>
                <w:b/>
                <w:szCs w:val="21"/>
              </w:rPr>
              <w:t>eviewer</w:t>
            </w:r>
          </w:p>
        </w:tc>
        <w:tc>
          <w:tcPr>
            <w:tcW w:w="1657" w:type="dxa"/>
            <w:shd w:val="clear" w:color="auto" w:fill="D8D8D8" w:themeFill="background1" w:themeFillShade="D9"/>
          </w:tcPr>
          <w:p>
            <w:pPr>
              <w:spacing w:line="240" w:lineRule="auto"/>
              <w:jc w:val="left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R</w:t>
            </w:r>
            <w:r>
              <w:rPr>
                <w:b/>
                <w:szCs w:val="21"/>
              </w:rPr>
              <w:t>elease Date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4" w:hRule="atLeast"/>
        </w:trPr>
        <w:tc>
          <w:tcPr>
            <w:tcW w:w="945" w:type="dxa"/>
          </w:tcPr>
          <w:p>
            <w:pPr>
              <w:spacing w:line="240" w:lineRule="auto"/>
              <w:jc w:val="left"/>
              <w:rPr>
                <w:rFonts w:hint="default" w:eastAsiaTheme="minorEastAsia"/>
                <w:b w:val="0"/>
                <w:bCs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Cs w:val="21"/>
              </w:rPr>
              <w:t>V</w:t>
            </w:r>
            <w:r>
              <w:rPr>
                <w:rFonts w:hint="eastAsia"/>
                <w:b w:val="0"/>
                <w:bCs/>
                <w:szCs w:val="21"/>
                <w:lang w:val="en-US" w:eastAsia="zh-CN"/>
              </w:rPr>
              <w:t>0</w:t>
            </w:r>
            <w:r>
              <w:rPr>
                <w:b w:val="0"/>
                <w:bCs/>
                <w:szCs w:val="21"/>
              </w:rPr>
              <w:t>.</w:t>
            </w:r>
            <w:r>
              <w:rPr>
                <w:rFonts w:hint="eastAsia"/>
                <w:b w:val="0"/>
                <w:bCs/>
                <w:szCs w:val="21"/>
                <w:lang w:val="en-US" w:eastAsia="zh-CN"/>
              </w:rPr>
              <w:t>2.0</w:t>
            </w:r>
          </w:p>
        </w:tc>
        <w:tc>
          <w:tcPr>
            <w:tcW w:w="3542" w:type="dxa"/>
          </w:tcPr>
          <w:p>
            <w:pPr>
              <w:spacing w:line="240" w:lineRule="auto"/>
              <w:jc w:val="left"/>
              <w:rPr>
                <w:b w:val="0"/>
                <w:bCs/>
                <w:szCs w:val="21"/>
              </w:rPr>
            </w:pPr>
            <w:r>
              <w:rPr>
                <w:rFonts w:hint="eastAsia"/>
                <w:b w:val="0"/>
                <w:bCs/>
                <w:szCs w:val="21"/>
              </w:rPr>
              <w:t>初始版本</w:t>
            </w:r>
          </w:p>
        </w:tc>
        <w:tc>
          <w:tcPr>
            <w:tcW w:w="875" w:type="dxa"/>
          </w:tcPr>
          <w:p>
            <w:pPr>
              <w:spacing w:line="240" w:lineRule="auto"/>
              <w:jc w:val="left"/>
              <w:rPr>
                <w:rFonts w:hint="eastAsia" w:eastAsiaTheme="minorEastAsia"/>
                <w:b w:val="0"/>
                <w:bCs/>
                <w:szCs w:val="21"/>
                <w:lang w:eastAsia="zh-CN"/>
              </w:rPr>
            </w:pPr>
            <w:r>
              <w:rPr>
                <w:rFonts w:hint="eastAsia"/>
                <w:b w:val="0"/>
                <w:bCs/>
                <w:szCs w:val="21"/>
                <w:lang w:val="en-US" w:eastAsia="zh-CN"/>
              </w:rPr>
              <w:t>朱婷</w:t>
            </w:r>
          </w:p>
        </w:tc>
        <w:tc>
          <w:tcPr>
            <w:tcW w:w="1277" w:type="dxa"/>
          </w:tcPr>
          <w:p>
            <w:pPr>
              <w:spacing w:line="240" w:lineRule="auto"/>
              <w:jc w:val="left"/>
              <w:rPr>
                <w:b w:val="0"/>
                <w:bCs/>
                <w:szCs w:val="21"/>
              </w:rPr>
            </w:pPr>
          </w:p>
        </w:tc>
        <w:tc>
          <w:tcPr>
            <w:tcW w:w="1657" w:type="dxa"/>
          </w:tcPr>
          <w:p>
            <w:pPr>
              <w:spacing w:line="240" w:lineRule="auto"/>
              <w:jc w:val="left"/>
              <w:rPr>
                <w:rFonts w:hint="default" w:eastAsiaTheme="minorEastAsia"/>
                <w:b w:val="0"/>
                <w:bCs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Cs w:val="21"/>
                <w:lang w:val="en-US" w:eastAsia="zh-CN"/>
              </w:rPr>
              <w:t>2019/6/06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4" w:hRule="atLeast"/>
        </w:trPr>
        <w:tc>
          <w:tcPr>
            <w:tcW w:w="945" w:type="dxa"/>
          </w:tcPr>
          <w:p>
            <w:pPr>
              <w:spacing w:line="240" w:lineRule="auto"/>
              <w:jc w:val="left"/>
              <w:rPr>
                <w:rFonts w:hint="eastAsia"/>
                <w:b w:val="0"/>
                <w:bCs/>
                <w:szCs w:val="21"/>
              </w:rPr>
            </w:pPr>
            <w:r>
              <w:rPr>
                <w:rFonts w:hint="eastAsia"/>
                <w:b w:val="0"/>
                <w:bCs/>
                <w:szCs w:val="21"/>
              </w:rPr>
              <w:t>V</w:t>
            </w:r>
            <w:r>
              <w:rPr>
                <w:rFonts w:hint="eastAsia"/>
                <w:b w:val="0"/>
                <w:bCs/>
                <w:szCs w:val="21"/>
                <w:lang w:val="en-US" w:eastAsia="zh-CN"/>
              </w:rPr>
              <w:t>0</w:t>
            </w:r>
            <w:r>
              <w:rPr>
                <w:b w:val="0"/>
                <w:bCs/>
                <w:szCs w:val="21"/>
              </w:rPr>
              <w:t>.</w:t>
            </w:r>
            <w:r>
              <w:rPr>
                <w:rFonts w:hint="eastAsia"/>
                <w:b w:val="0"/>
                <w:bCs/>
                <w:szCs w:val="21"/>
                <w:lang w:val="en-US" w:eastAsia="zh-CN"/>
              </w:rPr>
              <w:t>2.1</w:t>
            </w:r>
          </w:p>
        </w:tc>
        <w:tc>
          <w:tcPr>
            <w:tcW w:w="3542" w:type="dxa"/>
          </w:tcPr>
          <w:p>
            <w:pPr>
              <w:spacing w:line="240" w:lineRule="auto"/>
              <w:jc w:val="left"/>
              <w:rPr>
                <w:rFonts w:hint="default" w:eastAsiaTheme="minorEastAsia"/>
                <w:b w:val="0"/>
                <w:bCs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Cs w:val="21"/>
                <w:lang w:val="en-US" w:eastAsia="zh-CN"/>
              </w:rPr>
              <w:t>修改寄快递-&gt;寄件协议页面</w:t>
            </w:r>
          </w:p>
        </w:tc>
        <w:tc>
          <w:tcPr>
            <w:tcW w:w="875" w:type="dxa"/>
          </w:tcPr>
          <w:p>
            <w:pPr>
              <w:spacing w:line="240" w:lineRule="auto"/>
              <w:jc w:val="left"/>
              <w:rPr>
                <w:rFonts w:hint="default"/>
                <w:b w:val="0"/>
                <w:bCs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Cs w:val="21"/>
                <w:lang w:val="en-US" w:eastAsia="zh-CN"/>
              </w:rPr>
              <w:t>朱婷</w:t>
            </w:r>
          </w:p>
        </w:tc>
        <w:tc>
          <w:tcPr>
            <w:tcW w:w="1277" w:type="dxa"/>
          </w:tcPr>
          <w:p>
            <w:pPr>
              <w:spacing w:line="240" w:lineRule="auto"/>
              <w:jc w:val="left"/>
              <w:rPr>
                <w:b w:val="0"/>
                <w:bCs/>
                <w:szCs w:val="21"/>
              </w:rPr>
            </w:pPr>
          </w:p>
        </w:tc>
        <w:tc>
          <w:tcPr>
            <w:tcW w:w="1657" w:type="dxa"/>
          </w:tcPr>
          <w:p>
            <w:pPr>
              <w:spacing w:line="240" w:lineRule="auto"/>
              <w:jc w:val="left"/>
              <w:rPr>
                <w:rFonts w:hint="default"/>
                <w:b w:val="0"/>
                <w:bCs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Cs w:val="21"/>
                <w:lang w:val="en-US" w:eastAsia="zh-CN"/>
              </w:rPr>
              <w:t>2019/06/14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4" w:hRule="atLeast"/>
        </w:trPr>
        <w:tc>
          <w:tcPr>
            <w:tcW w:w="945" w:type="dxa"/>
          </w:tcPr>
          <w:p>
            <w:pPr>
              <w:spacing w:line="240" w:lineRule="auto"/>
              <w:jc w:val="left"/>
              <w:rPr>
                <w:rFonts w:hint="default" w:eastAsiaTheme="minorEastAsia"/>
                <w:b w:val="0"/>
                <w:bCs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Cs w:val="21"/>
                <w:lang w:val="en-US" w:eastAsia="zh-CN"/>
              </w:rPr>
              <w:t>V0.2.2</w:t>
            </w:r>
          </w:p>
        </w:tc>
        <w:tc>
          <w:tcPr>
            <w:tcW w:w="3542" w:type="dxa"/>
          </w:tcPr>
          <w:p>
            <w:pPr>
              <w:spacing w:line="240" w:lineRule="auto"/>
              <w:jc w:val="left"/>
              <w:rPr>
                <w:rFonts w:hint="default" w:eastAsiaTheme="minorEastAsia"/>
                <w:b w:val="0"/>
                <w:bCs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Cs w:val="21"/>
                <w:lang w:val="en-US" w:eastAsia="zh-CN"/>
              </w:rPr>
              <w:t>修改寄件页面中寄件人姓名取值逻辑，修改手机号协议增加链接描述</w:t>
            </w:r>
          </w:p>
        </w:tc>
        <w:tc>
          <w:tcPr>
            <w:tcW w:w="875" w:type="dxa"/>
          </w:tcPr>
          <w:p>
            <w:pPr>
              <w:spacing w:line="240" w:lineRule="auto"/>
              <w:jc w:val="left"/>
              <w:rPr>
                <w:rFonts w:hint="default"/>
                <w:b w:val="0"/>
                <w:bCs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Cs w:val="21"/>
                <w:lang w:val="en-US" w:eastAsia="zh-CN"/>
              </w:rPr>
              <w:t>朱婷</w:t>
            </w:r>
          </w:p>
        </w:tc>
        <w:tc>
          <w:tcPr>
            <w:tcW w:w="1277" w:type="dxa"/>
          </w:tcPr>
          <w:p>
            <w:pPr>
              <w:spacing w:line="240" w:lineRule="auto"/>
              <w:jc w:val="left"/>
              <w:rPr>
                <w:b w:val="0"/>
                <w:bCs/>
                <w:szCs w:val="21"/>
              </w:rPr>
            </w:pPr>
          </w:p>
        </w:tc>
        <w:tc>
          <w:tcPr>
            <w:tcW w:w="1657" w:type="dxa"/>
          </w:tcPr>
          <w:p>
            <w:pPr>
              <w:spacing w:line="240" w:lineRule="auto"/>
              <w:jc w:val="left"/>
              <w:rPr>
                <w:rFonts w:hint="eastAsia"/>
                <w:b w:val="0"/>
                <w:bCs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/>
                <w:szCs w:val="21"/>
                <w:lang w:val="en-US" w:eastAsia="zh-CN"/>
              </w:rPr>
              <w:t>2019/06/18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4" w:hRule="atLeast"/>
          <w:ins w:id="6" w:author="彼岸花" w:date="2019-06-21T12:41:19Z"/>
        </w:trPr>
        <w:tc>
          <w:tcPr>
            <w:tcW w:w="945" w:type="dxa"/>
          </w:tcPr>
          <w:p>
            <w:pPr>
              <w:spacing w:line="240" w:lineRule="auto"/>
              <w:jc w:val="left"/>
              <w:rPr>
                <w:ins w:id="7" w:author="彼岸花" w:date="2019-06-21T12:41:19Z"/>
                <w:rFonts w:hint="default"/>
                <w:b w:val="0"/>
                <w:bCs/>
                <w:szCs w:val="21"/>
                <w:lang w:val="en-US" w:eastAsia="zh-CN"/>
              </w:rPr>
            </w:pPr>
            <w:ins w:id="8" w:author="彼岸花" w:date="2019-06-21T12:41:22Z">
              <w:r>
                <w:rPr>
                  <w:rFonts w:hint="eastAsia"/>
                  <w:b w:val="0"/>
                  <w:bCs/>
                  <w:szCs w:val="21"/>
                  <w:lang w:val="en-US" w:eastAsia="zh-CN"/>
                </w:rPr>
                <w:t>V</w:t>
              </w:r>
            </w:ins>
            <w:ins w:id="9" w:author="彼岸花" w:date="2019-06-21T12:41:23Z">
              <w:r>
                <w:rPr>
                  <w:rFonts w:hint="eastAsia"/>
                  <w:b w:val="0"/>
                  <w:bCs/>
                  <w:szCs w:val="21"/>
                  <w:lang w:val="en-US" w:eastAsia="zh-CN"/>
                </w:rPr>
                <w:t>0.2.</w:t>
              </w:r>
            </w:ins>
            <w:ins w:id="10" w:author="彼岸花" w:date="2019-06-21T12:41:24Z">
              <w:r>
                <w:rPr>
                  <w:rFonts w:hint="eastAsia"/>
                  <w:b w:val="0"/>
                  <w:bCs/>
                  <w:szCs w:val="21"/>
                  <w:lang w:val="en-US" w:eastAsia="zh-CN"/>
                </w:rPr>
                <w:t>3</w:t>
              </w:r>
            </w:ins>
          </w:p>
        </w:tc>
        <w:tc>
          <w:tcPr>
            <w:tcW w:w="3542" w:type="dxa"/>
          </w:tcPr>
          <w:p>
            <w:pPr>
              <w:spacing w:line="240" w:lineRule="auto"/>
              <w:jc w:val="left"/>
              <w:rPr>
                <w:ins w:id="11" w:author="彼岸花" w:date="2019-06-21T12:41:19Z"/>
                <w:rFonts w:hint="default"/>
                <w:b w:val="0"/>
                <w:bCs/>
                <w:szCs w:val="21"/>
                <w:lang w:val="en-US" w:eastAsia="zh-CN"/>
              </w:rPr>
            </w:pPr>
            <w:ins w:id="12" w:author="彼岸花" w:date="2019-06-21T12:41:26Z">
              <w:r>
                <w:rPr>
                  <w:rFonts w:hint="eastAsia"/>
                  <w:b w:val="0"/>
                  <w:bCs/>
                  <w:szCs w:val="21"/>
                  <w:lang w:val="en-US" w:eastAsia="zh-CN"/>
                </w:rPr>
                <w:t>寄件</w:t>
              </w:r>
            </w:ins>
            <w:ins w:id="13" w:author="彼岸花" w:date="2019-06-21T12:41:27Z">
              <w:r>
                <w:rPr>
                  <w:rFonts w:hint="eastAsia"/>
                  <w:b w:val="0"/>
                  <w:bCs/>
                  <w:szCs w:val="21"/>
                  <w:lang w:val="en-US" w:eastAsia="zh-CN"/>
                </w:rPr>
                <w:t>服务</w:t>
              </w:r>
            </w:ins>
            <w:ins w:id="14" w:author="彼岸花" w:date="2019-06-21T12:41:28Z">
              <w:r>
                <w:rPr>
                  <w:rFonts w:hint="eastAsia"/>
                  <w:b w:val="0"/>
                  <w:bCs/>
                  <w:szCs w:val="21"/>
                  <w:lang w:val="en-US" w:eastAsia="zh-CN"/>
                </w:rPr>
                <w:t>协议修改</w:t>
              </w:r>
            </w:ins>
          </w:p>
        </w:tc>
        <w:tc>
          <w:tcPr>
            <w:tcW w:w="875" w:type="dxa"/>
          </w:tcPr>
          <w:p>
            <w:pPr>
              <w:spacing w:line="240" w:lineRule="auto"/>
              <w:jc w:val="left"/>
              <w:rPr>
                <w:ins w:id="15" w:author="彼岸花" w:date="2019-06-21T12:41:19Z"/>
                <w:rFonts w:hint="default"/>
                <w:b w:val="0"/>
                <w:bCs/>
                <w:szCs w:val="21"/>
                <w:lang w:val="en-US" w:eastAsia="zh-CN"/>
              </w:rPr>
            </w:pPr>
            <w:ins w:id="16" w:author="彼岸花" w:date="2019-06-21T12:41:30Z">
              <w:r>
                <w:rPr>
                  <w:rFonts w:hint="eastAsia"/>
                  <w:b w:val="0"/>
                  <w:bCs/>
                  <w:szCs w:val="21"/>
                  <w:lang w:val="en-US" w:eastAsia="zh-CN"/>
                </w:rPr>
                <w:t>朱婷</w:t>
              </w:r>
            </w:ins>
          </w:p>
        </w:tc>
        <w:tc>
          <w:tcPr>
            <w:tcW w:w="1277" w:type="dxa"/>
          </w:tcPr>
          <w:p>
            <w:pPr>
              <w:spacing w:line="240" w:lineRule="auto"/>
              <w:jc w:val="left"/>
              <w:rPr>
                <w:ins w:id="17" w:author="彼岸花" w:date="2019-06-21T12:41:19Z"/>
                <w:b w:val="0"/>
                <w:bCs/>
                <w:szCs w:val="21"/>
              </w:rPr>
            </w:pPr>
          </w:p>
        </w:tc>
        <w:tc>
          <w:tcPr>
            <w:tcW w:w="1657" w:type="dxa"/>
          </w:tcPr>
          <w:p>
            <w:pPr>
              <w:spacing w:line="240" w:lineRule="auto"/>
              <w:jc w:val="left"/>
              <w:rPr>
                <w:ins w:id="18" w:author="彼岸花" w:date="2019-06-21T12:41:19Z"/>
                <w:rFonts w:hint="default"/>
                <w:b w:val="0"/>
                <w:bCs/>
                <w:szCs w:val="21"/>
                <w:lang w:val="en-US" w:eastAsia="zh-CN"/>
              </w:rPr>
            </w:pPr>
            <w:ins w:id="19" w:author="彼岸花" w:date="2019-06-21T12:41:31Z">
              <w:r>
                <w:rPr>
                  <w:rFonts w:hint="eastAsia"/>
                  <w:b w:val="0"/>
                  <w:bCs/>
                  <w:szCs w:val="21"/>
                  <w:lang w:val="en-US" w:eastAsia="zh-CN"/>
                </w:rPr>
                <w:t>20</w:t>
              </w:r>
            </w:ins>
            <w:ins w:id="20" w:author="彼岸花" w:date="2019-06-21T12:41:32Z">
              <w:r>
                <w:rPr>
                  <w:rFonts w:hint="eastAsia"/>
                  <w:b w:val="0"/>
                  <w:bCs/>
                  <w:szCs w:val="21"/>
                  <w:lang w:val="en-US" w:eastAsia="zh-CN"/>
                </w:rPr>
                <w:t>19</w:t>
              </w:r>
            </w:ins>
            <w:ins w:id="21" w:author="彼岸花" w:date="2019-06-21T12:41:33Z">
              <w:r>
                <w:rPr>
                  <w:rFonts w:hint="eastAsia"/>
                  <w:b w:val="0"/>
                  <w:bCs/>
                  <w:szCs w:val="21"/>
                  <w:lang w:val="en-US" w:eastAsia="zh-CN"/>
                </w:rPr>
                <w:t>/0</w:t>
              </w:r>
            </w:ins>
            <w:ins w:id="22" w:author="彼岸花" w:date="2019-06-21T12:41:34Z">
              <w:r>
                <w:rPr>
                  <w:rFonts w:hint="eastAsia"/>
                  <w:b w:val="0"/>
                  <w:bCs/>
                  <w:szCs w:val="21"/>
                  <w:lang w:val="en-US" w:eastAsia="zh-CN"/>
                </w:rPr>
                <w:t>6/</w:t>
              </w:r>
            </w:ins>
            <w:ins w:id="23" w:author="彼岸花" w:date="2019-06-21T12:41:35Z">
              <w:r>
                <w:rPr>
                  <w:rFonts w:hint="eastAsia"/>
                  <w:b w:val="0"/>
                  <w:bCs/>
                  <w:szCs w:val="21"/>
                  <w:lang w:val="en-US" w:eastAsia="zh-CN"/>
                </w:rPr>
                <w:t>21</w:t>
              </w:r>
            </w:ins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b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520" w:leftChars="0" w:firstLine="420" w:firstLineChars="0"/>
        <w:textAlignment w:val="auto"/>
        <w:rPr>
          <w:b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520" w:leftChars="0" w:firstLine="420" w:firstLineChars="0"/>
        <w:textAlignment w:val="auto"/>
        <w:rPr>
          <w:b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520" w:leftChars="0" w:firstLine="420" w:firstLineChars="0"/>
        <w:textAlignment w:val="auto"/>
        <w:rPr>
          <w:b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520" w:leftChars="0" w:firstLine="420" w:firstLineChars="0"/>
        <w:textAlignment w:val="auto"/>
        <w:rPr>
          <w:b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520" w:leftChars="0" w:firstLine="420" w:firstLineChars="0"/>
        <w:textAlignment w:val="auto"/>
        <w:rPr>
          <w:b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520" w:leftChars="0" w:firstLine="420" w:firstLineChars="0"/>
        <w:textAlignment w:val="auto"/>
        <w:rPr>
          <w:b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520" w:leftChars="0" w:firstLine="420" w:firstLineChars="0"/>
        <w:textAlignment w:val="auto"/>
        <w:rPr>
          <w:b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520" w:leftChars="0" w:firstLine="420" w:firstLineChars="0"/>
        <w:textAlignment w:val="auto"/>
        <w:rPr>
          <w:b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520" w:leftChars="0" w:firstLine="420" w:firstLineChars="0"/>
        <w:textAlignment w:val="auto"/>
        <w:rPr>
          <w:b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520" w:leftChars="0" w:firstLine="420" w:firstLineChars="0"/>
        <w:textAlignment w:val="auto"/>
        <w:rPr>
          <w:b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520" w:leftChars="0" w:firstLine="420" w:firstLineChars="0"/>
        <w:textAlignment w:val="auto"/>
        <w:rPr>
          <w:b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520" w:leftChars="0" w:firstLine="420" w:firstLineChars="0"/>
        <w:textAlignment w:val="auto"/>
        <w:rPr>
          <w:b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520" w:leftChars="0" w:firstLine="420" w:firstLineChars="0"/>
        <w:textAlignment w:val="auto"/>
        <w:rPr>
          <w:b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520" w:leftChars="0" w:firstLine="420" w:firstLineChars="0"/>
        <w:textAlignment w:val="auto"/>
        <w:rPr>
          <w:b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520" w:leftChars="0" w:firstLine="420" w:firstLineChars="0"/>
        <w:textAlignment w:val="auto"/>
        <w:rPr>
          <w:b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520" w:leftChars="0" w:firstLine="420" w:firstLineChars="0"/>
        <w:textAlignment w:val="auto"/>
        <w:rPr>
          <w:b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520" w:leftChars="0" w:firstLine="420" w:firstLineChars="0"/>
        <w:textAlignment w:val="auto"/>
        <w:rPr>
          <w:b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520" w:leftChars="0" w:firstLine="420" w:firstLineChars="0"/>
        <w:textAlignment w:val="auto"/>
        <w:rPr>
          <w:b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520" w:leftChars="0" w:firstLine="420" w:firstLineChars="0"/>
        <w:textAlignment w:val="auto"/>
        <w:rPr>
          <w:b/>
          <w:sz w:val="28"/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2520" w:leftChars="0" w:firstLine="420" w:firstLineChars="0"/>
        <w:textAlignment w:val="auto"/>
        <w:rPr>
          <w:b/>
          <w:sz w:val="28"/>
          <w:szCs w:val="28"/>
        </w:rPr>
      </w:pPr>
    </w:p>
    <w:p>
      <w:pPr>
        <w:pStyle w:val="5"/>
        <w:tabs>
          <w:tab w:val="right" w:leader="dot" w:pos="8306"/>
        </w:tabs>
      </w:pPr>
      <w:r>
        <w:rPr>
          <w:b/>
          <w:sz w:val="28"/>
          <w:szCs w:val="28"/>
        </w:rPr>
        <w:fldChar w:fldCharType="begin"/>
      </w:r>
      <w:r>
        <w:rPr>
          <w:b/>
          <w:sz w:val="28"/>
          <w:szCs w:val="28"/>
        </w:rPr>
        <w:instrText xml:space="preserve">TOC \o "1-6" \h \u </w:instrText>
      </w:r>
      <w:r>
        <w:rPr>
          <w:b/>
          <w:sz w:val="28"/>
          <w:szCs w:val="28"/>
        </w:rPr>
        <w:fldChar w:fldCharType="separate"/>
      </w:r>
      <w:r>
        <w:rPr>
          <w:szCs w:val="28"/>
        </w:rPr>
        <w:fldChar w:fldCharType="begin"/>
      </w:r>
      <w:r>
        <w:rPr>
          <w:szCs w:val="28"/>
        </w:rPr>
        <w:instrText xml:space="preserve"> HYPERLINK \l _Toc8027 </w:instrText>
      </w:r>
      <w:r>
        <w:rPr>
          <w:szCs w:val="28"/>
        </w:rPr>
        <w:fldChar w:fldCharType="separate"/>
      </w:r>
      <w:r>
        <w:rPr>
          <w:rFonts w:hint="default" w:ascii="黑体" w:hAnsi="黑体" w:eastAsia="黑体" w:cs="黑体"/>
          <w:bCs/>
          <w:szCs w:val="30"/>
          <w:lang w:val="en-US" w:eastAsia="zh-CN"/>
        </w:rPr>
        <w:t xml:space="preserve">1. </w:t>
      </w:r>
      <w:r>
        <w:rPr>
          <w:rFonts w:hint="eastAsia" w:ascii="黑体" w:hAnsi="黑体" w:eastAsia="黑体" w:cs="黑体"/>
          <w:bCs/>
          <w:szCs w:val="30"/>
          <w:lang w:val="en-US" w:eastAsia="zh-CN"/>
        </w:rPr>
        <w:t>项目背景</w:t>
      </w:r>
      <w:r>
        <w:tab/>
      </w:r>
      <w:r>
        <w:fldChar w:fldCharType="begin"/>
      </w:r>
      <w:r>
        <w:instrText xml:space="preserve"> PAGEREF _Toc8027 </w:instrText>
      </w:r>
      <w:r>
        <w:fldChar w:fldCharType="separate"/>
      </w:r>
      <w:r>
        <w:t>5</w:t>
      </w:r>
      <w:r>
        <w:fldChar w:fldCharType="end"/>
      </w:r>
      <w:r>
        <w:rPr>
          <w:szCs w:val="28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_Toc13612 </w:instrText>
      </w:r>
      <w:r>
        <w:rPr>
          <w:szCs w:val="28"/>
        </w:rPr>
        <w:fldChar w:fldCharType="separate"/>
      </w:r>
      <w:r>
        <w:rPr>
          <w:rFonts w:hint="default" w:ascii="黑体" w:hAnsi="黑体" w:eastAsia="黑体" w:cs="黑体"/>
          <w:bCs/>
          <w:szCs w:val="30"/>
          <w:lang w:val="en-US" w:eastAsia="zh-CN"/>
        </w:rPr>
        <w:t xml:space="preserve">2. </w:t>
      </w:r>
      <w:r>
        <w:rPr>
          <w:rFonts w:hint="eastAsia" w:ascii="黑体" w:hAnsi="黑体" w:eastAsia="黑体" w:cs="黑体"/>
          <w:bCs/>
          <w:szCs w:val="30"/>
          <w:lang w:val="en-US" w:eastAsia="zh-CN"/>
        </w:rPr>
        <w:t>流程图</w:t>
      </w:r>
      <w:r>
        <w:tab/>
      </w:r>
      <w:r>
        <w:fldChar w:fldCharType="begin"/>
      </w:r>
      <w:r>
        <w:instrText xml:space="preserve"> PAGEREF _Toc13612 </w:instrText>
      </w:r>
      <w:r>
        <w:fldChar w:fldCharType="separate"/>
      </w:r>
      <w:r>
        <w:t>5</w:t>
      </w:r>
      <w:r>
        <w:fldChar w:fldCharType="end"/>
      </w:r>
      <w:r>
        <w:rPr>
          <w:szCs w:val="28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_Toc23052 </w:instrText>
      </w:r>
      <w:r>
        <w:rPr>
          <w:szCs w:val="28"/>
        </w:rPr>
        <w:fldChar w:fldCharType="separate"/>
      </w:r>
      <w:r>
        <w:rPr>
          <w:rFonts w:hint="default" w:ascii="黑体" w:hAnsi="黑体" w:eastAsia="黑体" w:cs="黑体"/>
          <w:szCs w:val="28"/>
          <w:lang w:val="en-US" w:eastAsia="zh-CN"/>
        </w:rPr>
        <w:t xml:space="preserve">2.1. </w:t>
      </w:r>
      <w:r>
        <w:rPr>
          <w:rFonts w:hint="eastAsia" w:ascii="黑体" w:hAnsi="黑体" w:eastAsia="黑体" w:cs="黑体"/>
          <w:szCs w:val="28"/>
          <w:lang w:val="en-US" w:eastAsia="zh-CN"/>
        </w:rPr>
        <w:t>用例图</w:t>
      </w:r>
      <w:r>
        <w:tab/>
      </w:r>
      <w:r>
        <w:fldChar w:fldCharType="begin"/>
      </w:r>
      <w:r>
        <w:instrText xml:space="preserve"> PAGEREF _Toc23052 </w:instrText>
      </w:r>
      <w:r>
        <w:fldChar w:fldCharType="separate"/>
      </w:r>
      <w:r>
        <w:t>5</w:t>
      </w:r>
      <w:r>
        <w:fldChar w:fldCharType="end"/>
      </w:r>
      <w:r>
        <w:rPr>
          <w:szCs w:val="28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_Toc20895 </w:instrText>
      </w:r>
      <w:r>
        <w:rPr>
          <w:szCs w:val="28"/>
        </w:rPr>
        <w:fldChar w:fldCharType="separate"/>
      </w:r>
      <w:r>
        <w:rPr>
          <w:rFonts w:hint="default" w:ascii="黑体" w:hAnsi="黑体" w:eastAsia="黑体" w:cs="黑体"/>
          <w:szCs w:val="24"/>
          <w:lang w:val="en-US" w:eastAsia="zh-CN"/>
        </w:rPr>
        <w:t xml:space="preserve">2.1.1. </w:t>
      </w:r>
      <w:r>
        <w:rPr>
          <w:rFonts w:hint="eastAsia" w:ascii="黑体" w:hAnsi="黑体" w:eastAsia="黑体" w:cs="黑体"/>
          <w:szCs w:val="24"/>
          <w:lang w:val="en-US" w:eastAsia="zh-CN"/>
        </w:rPr>
        <w:t>用户用例图</w:t>
      </w:r>
      <w:r>
        <w:tab/>
      </w:r>
      <w:r>
        <w:fldChar w:fldCharType="begin"/>
      </w:r>
      <w:r>
        <w:instrText xml:space="preserve"> PAGEREF _Toc20895 </w:instrText>
      </w:r>
      <w:r>
        <w:fldChar w:fldCharType="separate"/>
      </w:r>
      <w:r>
        <w:t>5</w:t>
      </w:r>
      <w:r>
        <w:fldChar w:fldCharType="end"/>
      </w:r>
      <w:r>
        <w:rPr>
          <w:szCs w:val="28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_Toc11455 </w:instrText>
      </w:r>
      <w:r>
        <w:rPr>
          <w:szCs w:val="28"/>
        </w:rPr>
        <w:fldChar w:fldCharType="separate"/>
      </w:r>
      <w:r>
        <w:rPr>
          <w:rFonts w:hint="default" w:ascii="黑体" w:hAnsi="黑体" w:eastAsia="黑体" w:cs="黑体"/>
          <w:szCs w:val="28"/>
          <w:lang w:val="en-US" w:eastAsia="zh-CN"/>
        </w:rPr>
        <w:t xml:space="preserve">2.2. </w:t>
      </w:r>
      <w:r>
        <w:rPr>
          <w:rFonts w:hint="eastAsia" w:ascii="黑体" w:hAnsi="黑体" w:eastAsia="黑体" w:cs="黑体"/>
          <w:szCs w:val="28"/>
          <w:lang w:val="en-US" w:eastAsia="zh-CN"/>
        </w:rPr>
        <w:t>总体流程图</w:t>
      </w:r>
      <w:r>
        <w:tab/>
      </w:r>
      <w:r>
        <w:fldChar w:fldCharType="begin"/>
      </w:r>
      <w:r>
        <w:instrText xml:space="preserve"> PAGEREF _Toc11455 </w:instrText>
      </w:r>
      <w:r>
        <w:fldChar w:fldCharType="separate"/>
      </w:r>
      <w:r>
        <w:t>6</w:t>
      </w:r>
      <w:r>
        <w:fldChar w:fldCharType="end"/>
      </w:r>
      <w:r>
        <w:rPr>
          <w:szCs w:val="28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_Toc14468 </w:instrText>
      </w:r>
      <w:r>
        <w:rPr>
          <w:szCs w:val="28"/>
        </w:rPr>
        <w:fldChar w:fldCharType="separate"/>
      </w:r>
      <w:r>
        <w:rPr>
          <w:rFonts w:hint="default" w:ascii="黑体" w:hAnsi="黑体" w:eastAsia="黑体" w:cs="黑体"/>
          <w:szCs w:val="28"/>
          <w:lang w:val="en-US" w:eastAsia="zh-CN"/>
        </w:rPr>
        <w:t xml:space="preserve">2.3. </w:t>
      </w:r>
      <w:r>
        <w:rPr>
          <w:rFonts w:hint="eastAsia" w:ascii="黑体" w:hAnsi="黑体" w:eastAsia="黑体" w:cs="黑体"/>
          <w:szCs w:val="28"/>
          <w:lang w:val="en-US" w:eastAsia="zh-CN"/>
        </w:rPr>
        <w:t>箱子管理流程图</w:t>
      </w:r>
      <w:r>
        <w:tab/>
      </w:r>
      <w:r>
        <w:fldChar w:fldCharType="begin"/>
      </w:r>
      <w:r>
        <w:instrText xml:space="preserve"> PAGEREF _Toc14468 </w:instrText>
      </w:r>
      <w:r>
        <w:fldChar w:fldCharType="separate"/>
      </w:r>
      <w:r>
        <w:t>7</w:t>
      </w:r>
      <w:r>
        <w:fldChar w:fldCharType="end"/>
      </w:r>
      <w:r>
        <w:rPr>
          <w:szCs w:val="28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_Toc21942 </w:instrText>
      </w:r>
      <w:r>
        <w:rPr>
          <w:szCs w:val="28"/>
        </w:rPr>
        <w:fldChar w:fldCharType="separate"/>
      </w:r>
      <w:r>
        <w:rPr>
          <w:rFonts w:hint="default" w:ascii="黑体" w:hAnsi="黑体" w:eastAsia="黑体" w:cs="黑体"/>
          <w:bCs/>
          <w:szCs w:val="30"/>
          <w:lang w:val="en-US" w:eastAsia="zh-CN"/>
        </w:rPr>
        <w:t xml:space="preserve">2.4. </w:t>
      </w:r>
      <w:r>
        <w:rPr>
          <w:rFonts w:hint="eastAsia" w:ascii="黑体" w:hAnsi="黑体" w:eastAsia="黑体" w:cs="黑体"/>
          <w:bCs/>
          <w:szCs w:val="30"/>
          <w:lang w:val="en-US" w:eastAsia="zh-CN"/>
        </w:rPr>
        <w:t>寄快递流程图</w:t>
      </w:r>
      <w:r>
        <w:tab/>
      </w:r>
      <w:r>
        <w:fldChar w:fldCharType="begin"/>
      </w:r>
      <w:r>
        <w:instrText xml:space="preserve"> PAGEREF _Toc21942 </w:instrText>
      </w:r>
      <w:r>
        <w:fldChar w:fldCharType="separate"/>
      </w:r>
      <w:r>
        <w:t>8</w:t>
      </w:r>
      <w:r>
        <w:fldChar w:fldCharType="end"/>
      </w:r>
      <w:r>
        <w:rPr>
          <w:szCs w:val="28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_Toc13518 </w:instrText>
      </w:r>
      <w:r>
        <w:rPr>
          <w:szCs w:val="28"/>
        </w:rPr>
        <w:fldChar w:fldCharType="separate"/>
      </w:r>
      <w:r>
        <w:rPr>
          <w:rFonts w:hint="default" w:ascii="黑体" w:hAnsi="黑体" w:eastAsia="黑体" w:cs="黑体"/>
          <w:bCs/>
          <w:szCs w:val="30"/>
          <w:lang w:val="en-US" w:eastAsia="zh-CN"/>
        </w:rPr>
        <w:t xml:space="preserve">3. </w:t>
      </w:r>
      <w:r>
        <w:rPr>
          <w:rFonts w:hint="eastAsia" w:ascii="黑体" w:hAnsi="黑体" w:eastAsia="黑体" w:cs="黑体"/>
          <w:bCs/>
          <w:szCs w:val="30"/>
          <w:lang w:val="en-US" w:eastAsia="zh-CN"/>
        </w:rPr>
        <w:t>开发通用需求</w:t>
      </w:r>
      <w:r>
        <w:tab/>
      </w:r>
      <w:r>
        <w:fldChar w:fldCharType="begin"/>
      </w:r>
      <w:r>
        <w:instrText xml:space="preserve"> PAGEREF _Toc13518 </w:instrText>
      </w:r>
      <w:r>
        <w:fldChar w:fldCharType="separate"/>
      </w:r>
      <w:r>
        <w:t>8</w:t>
      </w:r>
      <w:r>
        <w:fldChar w:fldCharType="end"/>
      </w:r>
      <w:r>
        <w:rPr>
          <w:szCs w:val="28"/>
        </w:rPr>
        <w:fldChar w:fldCharType="end"/>
      </w:r>
    </w:p>
    <w:p>
      <w:pPr>
        <w:pStyle w:val="5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_Toc19176 </w:instrText>
      </w:r>
      <w:r>
        <w:rPr>
          <w:szCs w:val="28"/>
        </w:rPr>
        <w:fldChar w:fldCharType="separate"/>
      </w:r>
      <w:r>
        <w:rPr>
          <w:rFonts w:hint="default" w:ascii="黑体" w:hAnsi="黑体" w:eastAsia="黑体" w:cs="黑体"/>
          <w:bCs/>
          <w:szCs w:val="30"/>
          <w:lang w:val="en-US" w:eastAsia="zh-CN"/>
        </w:rPr>
        <w:t xml:space="preserve">4. </w:t>
      </w:r>
      <w:r>
        <w:rPr>
          <w:rFonts w:hint="eastAsia" w:ascii="黑体" w:hAnsi="黑体" w:eastAsia="黑体" w:cs="黑体"/>
          <w:bCs/>
          <w:szCs w:val="30"/>
          <w:lang w:val="en-US" w:eastAsia="zh-CN"/>
        </w:rPr>
        <w:t>系统需求</w:t>
      </w:r>
      <w:r>
        <w:tab/>
      </w:r>
      <w:r>
        <w:fldChar w:fldCharType="begin"/>
      </w:r>
      <w:r>
        <w:instrText xml:space="preserve"> PAGEREF _Toc19176 </w:instrText>
      </w:r>
      <w:r>
        <w:fldChar w:fldCharType="separate"/>
      </w:r>
      <w:r>
        <w:t>9</w:t>
      </w:r>
      <w:r>
        <w:fldChar w:fldCharType="end"/>
      </w:r>
      <w:r>
        <w:rPr>
          <w:szCs w:val="28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_Toc10275 </w:instrText>
      </w:r>
      <w:r>
        <w:rPr>
          <w:szCs w:val="28"/>
        </w:rPr>
        <w:fldChar w:fldCharType="separate"/>
      </w:r>
      <w:r>
        <w:rPr>
          <w:rFonts w:hint="default" w:ascii="黑体" w:hAnsi="黑体" w:eastAsia="黑体" w:cs="黑体"/>
          <w:szCs w:val="28"/>
          <w:lang w:val="en-US" w:eastAsia="zh-CN"/>
        </w:rPr>
        <w:t xml:space="preserve">4.1. </w:t>
      </w:r>
      <w:r>
        <w:rPr>
          <w:rFonts w:hint="eastAsia" w:ascii="黑体" w:hAnsi="黑体" w:eastAsia="黑体" w:cs="黑体"/>
          <w:szCs w:val="28"/>
          <w:lang w:val="en-US" w:eastAsia="zh-CN"/>
        </w:rPr>
        <w:t>登录</w:t>
      </w:r>
      <w:r>
        <w:tab/>
      </w:r>
      <w:r>
        <w:fldChar w:fldCharType="begin"/>
      </w:r>
      <w:r>
        <w:instrText xml:space="preserve"> PAGEREF _Toc10275 </w:instrText>
      </w:r>
      <w:r>
        <w:fldChar w:fldCharType="separate"/>
      </w:r>
      <w:r>
        <w:t>9</w:t>
      </w:r>
      <w:r>
        <w:fldChar w:fldCharType="end"/>
      </w:r>
      <w:r>
        <w:rPr>
          <w:szCs w:val="28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_Toc17612 </w:instrText>
      </w:r>
      <w:r>
        <w:rPr>
          <w:szCs w:val="28"/>
        </w:rPr>
        <w:fldChar w:fldCharType="separate"/>
      </w:r>
      <w:r>
        <w:rPr>
          <w:rFonts w:hint="default" w:ascii="黑体" w:hAnsi="黑体" w:eastAsia="黑体" w:cs="黑体"/>
          <w:szCs w:val="24"/>
          <w:lang w:val="en-US" w:eastAsia="zh-CN"/>
        </w:rPr>
        <w:t xml:space="preserve">4.1.1. </w:t>
      </w:r>
      <w:r>
        <w:rPr>
          <w:rFonts w:hint="eastAsia" w:ascii="黑体" w:hAnsi="黑体" w:eastAsia="黑体" w:cs="黑体"/>
          <w:szCs w:val="24"/>
          <w:lang w:val="en-US" w:eastAsia="zh-CN"/>
        </w:rPr>
        <w:t>登录页面</w:t>
      </w:r>
      <w:r>
        <w:tab/>
      </w:r>
      <w:r>
        <w:fldChar w:fldCharType="begin"/>
      </w:r>
      <w:r>
        <w:instrText xml:space="preserve"> PAGEREF _Toc17612 </w:instrText>
      </w:r>
      <w:r>
        <w:fldChar w:fldCharType="separate"/>
      </w:r>
      <w:r>
        <w:t>9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_Toc22776 </w:instrText>
      </w:r>
      <w:r>
        <w:rPr>
          <w:szCs w:val="28"/>
        </w:rPr>
        <w:fldChar w:fldCharType="separate"/>
      </w:r>
      <w:r>
        <w:rPr>
          <w:rFonts w:hint="eastAsia" w:ascii="宋体" w:hAnsi="宋体" w:eastAsia="宋体" w:cs="宋体"/>
          <w:szCs w:val="21"/>
          <w:lang w:val="en-US" w:eastAsia="zh-CN"/>
        </w:rPr>
        <w:t>（1） 页面设计</w:t>
      </w:r>
      <w:r>
        <w:tab/>
      </w:r>
      <w:r>
        <w:fldChar w:fldCharType="begin"/>
      </w:r>
      <w:r>
        <w:instrText xml:space="preserve"> PAGEREF _Toc22776 </w:instrText>
      </w:r>
      <w:r>
        <w:fldChar w:fldCharType="separate"/>
      </w:r>
      <w:r>
        <w:t>9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_Toc2157 </w:instrText>
      </w:r>
      <w:r>
        <w:rPr>
          <w:szCs w:val="28"/>
        </w:rPr>
        <w:fldChar w:fldCharType="separate"/>
      </w:r>
      <w:r>
        <w:rPr>
          <w:rFonts w:hint="eastAsia" w:ascii="宋体" w:hAnsi="宋体" w:eastAsia="宋体" w:cs="宋体"/>
          <w:szCs w:val="21"/>
          <w:lang w:val="en-US" w:eastAsia="zh-CN"/>
        </w:rPr>
        <w:t>（2） 页面描述</w:t>
      </w:r>
      <w:r>
        <w:tab/>
      </w:r>
      <w:r>
        <w:fldChar w:fldCharType="begin"/>
      </w:r>
      <w:r>
        <w:instrText xml:space="preserve"> PAGEREF _Toc2157 </w:instrText>
      </w:r>
      <w:r>
        <w:fldChar w:fldCharType="separate"/>
      </w:r>
      <w:r>
        <w:t>9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_Toc30421 </w:instrText>
      </w:r>
      <w:r>
        <w:rPr>
          <w:szCs w:val="28"/>
        </w:rPr>
        <w:fldChar w:fldCharType="separate"/>
      </w:r>
      <w:r>
        <w:rPr>
          <w:rFonts w:hint="eastAsia" w:ascii="宋体" w:hAnsi="宋体" w:eastAsia="宋体" w:cs="宋体"/>
          <w:szCs w:val="21"/>
          <w:lang w:val="en-US" w:eastAsia="zh-CN"/>
        </w:rPr>
        <w:t>（3） 页面规则</w:t>
      </w:r>
      <w:r>
        <w:tab/>
      </w:r>
      <w:r>
        <w:fldChar w:fldCharType="begin"/>
      </w:r>
      <w:r>
        <w:instrText xml:space="preserve"> PAGEREF _Toc30421 </w:instrText>
      </w:r>
      <w:r>
        <w:fldChar w:fldCharType="separate"/>
      </w:r>
      <w:r>
        <w:t>9</w:t>
      </w:r>
      <w:r>
        <w:fldChar w:fldCharType="end"/>
      </w:r>
      <w:r>
        <w:rPr>
          <w:szCs w:val="28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_Toc13111 </w:instrText>
      </w:r>
      <w:r>
        <w:rPr>
          <w:szCs w:val="28"/>
        </w:rPr>
        <w:fldChar w:fldCharType="separate"/>
      </w:r>
      <w:r>
        <w:rPr>
          <w:rFonts w:hint="default" w:ascii="黑体" w:hAnsi="黑体" w:eastAsia="黑体" w:cs="黑体"/>
          <w:szCs w:val="28"/>
          <w:lang w:val="en-US" w:eastAsia="zh-CN"/>
        </w:rPr>
        <w:t xml:space="preserve">4.2. </w:t>
      </w:r>
      <w:r>
        <w:rPr>
          <w:rFonts w:hint="eastAsia" w:ascii="黑体" w:hAnsi="黑体" w:eastAsia="黑体" w:cs="黑体"/>
          <w:szCs w:val="28"/>
          <w:lang w:val="en-US" w:eastAsia="zh-CN"/>
        </w:rPr>
        <w:t>首页</w:t>
      </w:r>
      <w:r>
        <w:tab/>
      </w:r>
      <w:r>
        <w:fldChar w:fldCharType="begin"/>
      </w:r>
      <w:r>
        <w:instrText xml:space="preserve"> PAGEREF _Toc13111 </w:instrText>
      </w:r>
      <w:r>
        <w:fldChar w:fldCharType="separate"/>
      </w:r>
      <w:r>
        <w:t>9</w:t>
      </w:r>
      <w:r>
        <w:fldChar w:fldCharType="end"/>
      </w:r>
      <w:r>
        <w:rPr>
          <w:szCs w:val="28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_Toc11631 </w:instrText>
      </w:r>
      <w:r>
        <w:rPr>
          <w:szCs w:val="28"/>
        </w:rPr>
        <w:fldChar w:fldCharType="separate"/>
      </w:r>
      <w:r>
        <w:rPr>
          <w:rFonts w:hint="default" w:ascii="黑体" w:hAnsi="黑体" w:eastAsia="黑体" w:cs="黑体"/>
          <w:szCs w:val="24"/>
          <w:lang w:val="en-US" w:eastAsia="zh-CN"/>
        </w:rPr>
        <w:t xml:space="preserve">4.2.1. </w:t>
      </w:r>
      <w:r>
        <w:rPr>
          <w:rFonts w:hint="eastAsia" w:ascii="黑体" w:hAnsi="黑体" w:eastAsia="黑体" w:cs="黑体"/>
          <w:szCs w:val="24"/>
          <w:lang w:val="en-US" w:eastAsia="zh-CN"/>
        </w:rPr>
        <w:t>首页功能</w:t>
      </w:r>
      <w:r>
        <w:tab/>
      </w:r>
      <w:r>
        <w:fldChar w:fldCharType="begin"/>
      </w:r>
      <w:r>
        <w:instrText xml:space="preserve"> PAGEREF _Toc11631 </w:instrText>
      </w:r>
      <w:r>
        <w:fldChar w:fldCharType="separate"/>
      </w:r>
      <w:r>
        <w:t>10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_Toc7713 </w:instrText>
      </w:r>
      <w:r>
        <w:rPr>
          <w:szCs w:val="28"/>
        </w:rPr>
        <w:fldChar w:fldCharType="separate"/>
      </w:r>
      <w:r>
        <w:rPr>
          <w:rFonts w:hint="eastAsia" w:ascii="宋体" w:hAnsi="宋体" w:eastAsia="宋体" w:cs="宋体"/>
          <w:szCs w:val="21"/>
          <w:lang w:val="en-US" w:eastAsia="zh-CN"/>
        </w:rPr>
        <w:t>（1） 页面设计</w:t>
      </w:r>
      <w:r>
        <w:tab/>
      </w:r>
      <w:r>
        <w:fldChar w:fldCharType="begin"/>
      </w:r>
      <w:r>
        <w:instrText xml:space="preserve"> PAGEREF _Toc7713 </w:instrText>
      </w:r>
      <w:r>
        <w:fldChar w:fldCharType="separate"/>
      </w:r>
      <w:r>
        <w:t>10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_Toc9643 </w:instrText>
      </w:r>
      <w:r>
        <w:rPr>
          <w:szCs w:val="28"/>
        </w:rPr>
        <w:fldChar w:fldCharType="separate"/>
      </w:r>
      <w:r>
        <w:rPr>
          <w:rFonts w:hint="eastAsia" w:ascii="宋体" w:hAnsi="宋体" w:eastAsia="宋体" w:cs="宋体"/>
          <w:szCs w:val="21"/>
          <w:lang w:val="en-US" w:eastAsia="zh-CN"/>
        </w:rPr>
        <w:t>（2） 页面描述</w:t>
      </w:r>
      <w:r>
        <w:tab/>
      </w:r>
      <w:r>
        <w:fldChar w:fldCharType="begin"/>
      </w:r>
      <w:r>
        <w:instrText xml:space="preserve"> PAGEREF _Toc9643 </w:instrText>
      </w:r>
      <w:r>
        <w:fldChar w:fldCharType="separate"/>
      </w:r>
      <w:r>
        <w:t>10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_Toc23322 </w:instrText>
      </w:r>
      <w:r>
        <w:rPr>
          <w:szCs w:val="28"/>
        </w:rPr>
        <w:fldChar w:fldCharType="separate"/>
      </w:r>
      <w:r>
        <w:rPr>
          <w:rFonts w:hint="eastAsia" w:ascii="宋体" w:hAnsi="宋体" w:eastAsia="宋体" w:cs="宋体"/>
          <w:szCs w:val="21"/>
          <w:lang w:val="en-US" w:eastAsia="zh-CN"/>
        </w:rPr>
        <w:t>（3） 页面规则</w:t>
      </w:r>
      <w:r>
        <w:tab/>
      </w:r>
      <w:r>
        <w:fldChar w:fldCharType="begin"/>
      </w:r>
      <w:r>
        <w:instrText xml:space="preserve"> PAGEREF _Toc23322 </w:instrText>
      </w:r>
      <w:r>
        <w:fldChar w:fldCharType="separate"/>
      </w:r>
      <w:r>
        <w:t>10</w:t>
      </w:r>
      <w:r>
        <w:fldChar w:fldCharType="end"/>
      </w:r>
      <w:r>
        <w:rPr>
          <w:szCs w:val="28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_Toc3035 </w:instrText>
      </w:r>
      <w:r>
        <w:rPr>
          <w:szCs w:val="28"/>
        </w:rPr>
        <w:fldChar w:fldCharType="separate"/>
      </w:r>
      <w:r>
        <w:rPr>
          <w:rFonts w:hint="default" w:ascii="黑体" w:hAnsi="黑体" w:eastAsia="黑体" w:cs="黑体"/>
          <w:szCs w:val="24"/>
          <w:lang w:val="en-US" w:eastAsia="zh-CN"/>
        </w:rPr>
        <w:t xml:space="preserve">4.2.2. </w:t>
      </w:r>
      <w:r>
        <w:rPr>
          <w:rFonts w:hint="eastAsia" w:ascii="黑体" w:hAnsi="黑体" w:eastAsia="黑体" w:cs="黑体"/>
          <w:szCs w:val="24"/>
          <w:lang w:val="en-US" w:eastAsia="zh-CN"/>
        </w:rPr>
        <w:t>添加设备</w:t>
      </w:r>
      <w:r>
        <w:tab/>
      </w:r>
      <w:r>
        <w:fldChar w:fldCharType="begin"/>
      </w:r>
      <w:r>
        <w:instrText xml:space="preserve"> PAGEREF _Toc3035 </w:instrText>
      </w:r>
      <w:r>
        <w:fldChar w:fldCharType="separate"/>
      </w:r>
      <w:r>
        <w:t>10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_Toc9952 </w:instrText>
      </w:r>
      <w:r>
        <w:rPr>
          <w:szCs w:val="28"/>
        </w:rPr>
        <w:fldChar w:fldCharType="separate"/>
      </w:r>
      <w:r>
        <w:rPr>
          <w:rFonts w:hint="default" w:ascii="黑体" w:hAnsi="黑体" w:eastAsia="黑体" w:cs="黑体"/>
          <w:szCs w:val="24"/>
          <w:lang w:val="en-US" w:eastAsia="zh-CN"/>
        </w:rPr>
        <w:t xml:space="preserve">4.2.2.1. </w:t>
      </w:r>
      <w:r>
        <w:rPr>
          <w:rFonts w:hint="eastAsia" w:ascii="黑体" w:hAnsi="黑体" w:eastAsia="黑体" w:cs="黑体"/>
          <w:szCs w:val="24"/>
          <w:lang w:val="en-US" w:eastAsia="zh-CN"/>
        </w:rPr>
        <w:t>2G绑定</w:t>
      </w:r>
      <w:r>
        <w:tab/>
      </w:r>
      <w:r>
        <w:fldChar w:fldCharType="begin"/>
      </w:r>
      <w:r>
        <w:instrText xml:space="preserve"> PAGEREF _Toc9952 </w:instrText>
      </w:r>
      <w:r>
        <w:fldChar w:fldCharType="separate"/>
      </w:r>
      <w:r>
        <w:t>10</w:t>
      </w:r>
      <w:r>
        <w:fldChar w:fldCharType="end"/>
      </w:r>
      <w:r>
        <w:rPr>
          <w:szCs w:val="28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_Toc11433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（1） </w:t>
      </w:r>
      <w:r>
        <w:rPr>
          <w:rFonts w:hint="eastAsia"/>
          <w:lang w:val="en-US" w:eastAsia="zh-CN"/>
        </w:rPr>
        <w:t>页面设计</w:t>
      </w:r>
      <w:r>
        <w:tab/>
      </w:r>
      <w:r>
        <w:fldChar w:fldCharType="begin"/>
      </w:r>
      <w:r>
        <w:instrText xml:space="preserve"> PAGEREF _Toc11433 </w:instrText>
      </w:r>
      <w:r>
        <w:fldChar w:fldCharType="separate"/>
      </w:r>
      <w:r>
        <w:t>10</w:t>
      </w:r>
      <w:r>
        <w:fldChar w:fldCharType="end"/>
      </w:r>
      <w:r>
        <w:rPr>
          <w:szCs w:val="28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_Toc15029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（2） </w:t>
      </w:r>
      <w:r>
        <w:rPr>
          <w:rFonts w:hint="eastAsia"/>
          <w:lang w:val="en-US" w:eastAsia="zh-CN"/>
        </w:rPr>
        <w:t>页面描述</w:t>
      </w:r>
      <w:r>
        <w:tab/>
      </w:r>
      <w:r>
        <w:fldChar w:fldCharType="begin"/>
      </w:r>
      <w:r>
        <w:instrText xml:space="preserve"> PAGEREF _Toc15029 </w:instrText>
      </w:r>
      <w:r>
        <w:fldChar w:fldCharType="separate"/>
      </w:r>
      <w:r>
        <w:t>11</w:t>
      </w:r>
      <w:r>
        <w:fldChar w:fldCharType="end"/>
      </w:r>
      <w:r>
        <w:rPr>
          <w:szCs w:val="28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_Toc1676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（3） </w:t>
      </w:r>
      <w:r>
        <w:rPr>
          <w:rFonts w:hint="eastAsia"/>
          <w:lang w:val="en-US" w:eastAsia="zh-CN"/>
        </w:rPr>
        <w:t>页面规则</w:t>
      </w:r>
      <w:r>
        <w:tab/>
      </w:r>
      <w:r>
        <w:fldChar w:fldCharType="begin"/>
      </w:r>
      <w:r>
        <w:instrText xml:space="preserve"> PAGEREF _Toc1676 </w:instrText>
      </w:r>
      <w:r>
        <w:fldChar w:fldCharType="separate"/>
      </w:r>
      <w:r>
        <w:t>12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_Toc1160 </w:instrText>
      </w:r>
      <w:r>
        <w:rPr>
          <w:szCs w:val="28"/>
        </w:rPr>
        <w:fldChar w:fldCharType="separate"/>
      </w:r>
      <w:r>
        <w:rPr>
          <w:rFonts w:hint="default" w:ascii="黑体" w:hAnsi="黑体" w:eastAsia="黑体" w:cs="黑体"/>
          <w:szCs w:val="24"/>
          <w:lang w:val="en-US" w:eastAsia="zh-CN"/>
        </w:rPr>
        <w:t xml:space="preserve">4.2.2.2. </w:t>
      </w:r>
      <w:r>
        <w:rPr>
          <w:rFonts w:hint="eastAsia" w:ascii="黑体" w:hAnsi="黑体" w:eastAsia="黑体" w:cs="黑体"/>
          <w:szCs w:val="24"/>
          <w:lang w:val="en-US" w:eastAsia="zh-CN"/>
        </w:rPr>
        <w:t>地址信息</w:t>
      </w:r>
      <w:r>
        <w:tab/>
      </w:r>
      <w:r>
        <w:fldChar w:fldCharType="begin"/>
      </w:r>
      <w:r>
        <w:instrText xml:space="preserve"> PAGEREF _Toc1160 </w:instrText>
      </w:r>
      <w:r>
        <w:fldChar w:fldCharType="separate"/>
      </w:r>
      <w:r>
        <w:t>12</w:t>
      </w:r>
      <w:r>
        <w:fldChar w:fldCharType="end"/>
      </w:r>
      <w:r>
        <w:rPr>
          <w:szCs w:val="28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_Toc23487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（1） </w:t>
      </w:r>
      <w:r>
        <w:rPr>
          <w:rFonts w:hint="eastAsia"/>
          <w:lang w:val="en-US" w:eastAsia="zh-CN"/>
        </w:rPr>
        <w:t>页面设计</w:t>
      </w:r>
      <w:r>
        <w:tab/>
      </w:r>
      <w:r>
        <w:fldChar w:fldCharType="begin"/>
      </w:r>
      <w:r>
        <w:instrText xml:space="preserve"> PAGEREF _Toc23487 </w:instrText>
      </w:r>
      <w:r>
        <w:fldChar w:fldCharType="separate"/>
      </w:r>
      <w:r>
        <w:t>12</w:t>
      </w:r>
      <w:r>
        <w:fldChar w:fldCharType="end"/>
      </w:r>
      <w:r>
        <w:rPr>
          <w:szCs w:val="28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_Toc16777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（2） </w:t>
      </w:r>
      <w:r>
        <w:rPr>
          <w:rFonts w:hint="eastAsia"/>
          <w:lang w:val="en-US" w:eastAsia="zh-CN"/>
        </w:rPr>
        <w:t>页面描述</w:t>
      </w:r>
      <w:r>
        <w:tab/>
      </w:r>
      <w:r>
        <w:fldChar w:fldCharType="begin"/>
      </w:r>
      <w:r>
        <w:instrText xml:space="preserve"> PAGEREF _Toc16777 </w:instrText>
      </w:r>
      <w:r>
        <w:fldChar w:fldCharType="separate"/>
      </w:r>
      <w:r>
        <w:t>12</w:t>
      </w:r>
      <w:r>
        <w:fldChar w:fldCharType="end"/>
      </w:r>
      <w:r>
        <w:rPr>
          <w:szCs w:val="28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_Toc28942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（3） </w:t>
      </w:r>
      <w:r>
        <w:rPr>
          <w:rFonts w:hint="eastAsia"/>
          <w:lang w:val="en-US" w:eastAsia="zh-CN"/>
        </w:rPr>
        <w:t>页面规则</w:t>
      </w:r>
      <w:r>
        <w:tab/>
      </w:r>
      <w:r>
        <w:fldChar w:fldCharType="begin"/>
      </w:r>
      <w:r>
        <w:instrText xml:space="preserve"> PAGEREF _Toc28942 </w:instrText>
      </w:r>
      <w:r>
        <w:fldChar w:fldCharType="separate"/>
      </w:r>
      <w:r>
        <w:t>13</w:t>
      </w:r>
      <w:r>
        <w:fldChar w:fldCharType="end"/>
      </w:r>
      <w:r>
        <w:rPr>
          <w:szCs w:val="28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_Toc5701 </w:instrText>
      </w:r>
      <w:r>
        <w:rPr>
          <w:szCs w:val="28"/>
        </w:rPr>
        <w:fldChar w:fldCharType="separate"/>
      </w:r>
      <w:r>
        <w:rPr>
          <w:rFonts w:hint="default" w:ascii="黑体" w:hAnsi="黑体" w:eastAsia="黑体" w:cs="黑体"/>
          <w:szCs w:val="24"/>
          <w:lang w:val="en-US" w:eastAsia="zh-CN"/>
        </w:rPr>
        <w:t xml:space="preserve">4.2.3. </w:t>
      </w:r>
      <w:r>
        <w:rPr>
          <w:rFonts w:hint="eastAsia" w:ascii="黑体" w:hAnsi="黑体" w:eastAsia="黑体" w:cs="黑体"/>
          <w:szCs w:val="24"/>
          <w:lang w:val="en-US" w:eastAsia="zh-CN"/>
        </w:rPr>
        <w:t>添加移动驿站</w:t>
      </w:r>
      <w:r>
        <w:tab/>
      </w:r>
      <w:r>
        <w:fldChar w:fldCharType="begin"/>
      </w:r>
      <w:r>
        <w:instrText xml:space="preserve"> PAGEREF _Toc5701 </w:instrText>
      </w:r>
      <w:r>
        <w:fldChar w:fldCharType="separate"/>
      </w:r>
      <w:r>
        <w:t>13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_Toc18427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（1） </w:t>
      </w:r>
      <w:r>
        <w:rPr>
          <w:rFonts w:hint="eastAsia"/>
          <w:lang w:val="en-US" w:eastAsia="zh-CN"/>
        </w:rPr>
        <w:t>页面设计</w:t>
      </w:r>
      <w:r>
        <w:tab/>
      </w:r>
      <w:r>
        <w:fldChar w:fldCharType="begin"/>
      </w:r>
      <w:r>
        <w:instrText xml:space="preserve"> PAGEREF _Toc18427 </w:instrText>
      </w:r>
      <w:r>
        <w:fldChar w:fldCharType="separate"/>
      </w:r>
      <w:r>
        <w:t>13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_Toc22716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（2） </w:t>
      </w:r>
      <w:r>
        <w:rPr>
          <w:rFonts w:hint="eastAsia"/>
          <w:lang w:val="en-US" w:eastAsia="zh-CN"/>
        </w:rPr>
        <w:t>页面描述</w:t>
      </w:r>
      <w:r>
        <w:tab/>
      </w:r>
      <w:r>
        <w:fldChar w:fldCharType="begin"/>
      </w:r>
      <w:r>
        <w:instrText xml:space="preserve"> PAGEREF _Toc22716 </w:instrText>
      </w:r>
      <w:r>
        <w:fldChar w:fldCharType="separate"/>
      </w:r>
      <w:r>
        <w:t>13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_Toc22270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（3） </w:t>
      </w:r>
      <w:r>
        <w:rPr>
          <w:rFonts w:hint="eastAsia"/>
          <w:lang w:val="en-US" w:eastAsia="zh-CN"/>
        </w:rPr>
        <w:t>页面规则</w:t>
      </w:r>
      <w:r>
        <w:tab/>
      </w:r>
      <w:r>
        <w:fldChar w:fldCharType="begin"/>
      </w:r>
      <w:r>
        <w:instrText xml:space="preserve"> PAGEREF _Toc22270 </w:instrText>
      </w:r>
      <w:r>
        <w:fldChar w:fldCharType="separate"/>
      </w:r>
      <w:r>
        <w:t>13</w:t>
      </w:r>
      <w:r>
        <w:fldChar w:fldCharType="end"/>
      </w:r>
      <w:r>
        <w:rPr>
          <w:szCs w:val="28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_Toc9234 </w:instrText>
      </w:r>
      <w:r>
        <w:rPr>
          <w:szCs w:val="28"/>
        </w:rPr>
        <w:fldChar w:fldCharType="separate"/>
      </w:r>
      <w:r>
        <w:rPr>
          <w:rFonts w:hint="default" w:ascii="黑体" w:hAnsi="黑体" w:eastAsia="黑体" w:cs="黑体"/>
          <w:szCs w:val="24"/>
          <w:lang w:val="en-US" w:eastAsia="zh-CN"/>
        </w:rPr>
        <w:t xml:space="preserve">4.2.4. </w:t>
      </w:r>
      <w:r>
        <w:rPr>
          <w:rFonts w:hint="eastAsia" w:ascii="黑体" w:hAnsi="黑体" w:eastAsia="黑体" w:cs="黑体"/>
          <w:szCs w:val="24"/>
          <w:lang w:val="en-US" w:eastAsia="zh-CN"/>
        </w:rPr>
        <w:t>查看箱子</w:t>
      </w:r>
      <w:r>
        <w:tab/>
      </w:r>
      <w:r>
        <w:fldChar w:fldCharType="begin"/>
      </w:r>
      <w:r>
        <w:instrText xml:space="preserve"> PAGEREF _Toc9234 </w:instrText>
      </w:r>
      <w:r>
        <w:fldChar w:fldCharType="separate"/>
      </w:r>
      <w:r>
        <w:t>13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_Toc6396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（1） </w:t>
      </w:r>
      <w:r>
        <w:rPr>
          <w:rFonts w:hint="eastAsia"/>
          <w:lang w:val="en-US" w:eastAsia="zh-CN"/>
        </w:rPr>
        <w:t>页面设计</w:t>
      </w:r>
      <w:r>
        <w:tab/>
      </w:r>
      <w:r>
        <w:fldChar w:fldCharType="begin"/>
      </w:r>
      <w:r>
        <w:instrText xml:space="preserve"> PAGEREF _Toc6396 </w:instrText>
      </w:r>
      <w:r>
        <w:fldChar w:fldCharType="separate"/>
      </w:r>
      <w:r>
        <w:t>13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_Toc19136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（2） </w:t>
      </w:r>
      <w:r>
        <w:rPr>
          <w:rFonts w:hint="eastAsia"/>
          <w:lang w:val="en-US" w:eastAsia="zh-CN"/>
        </w:rPr>
        <w:t>页面描述</w:t>
      </w:r>
      <w:r>
        <w:tab/>
      </w:r>
      <w:r>
        <w:fldChar w:fldCharType="begin"/>
      </w:r>
      <w:r>
        <w:instrText xml:space="preserve"> PAGEREF _Toc19136 </w:instrText>
      </w:r>
      <w:r>
        <w:fldChar w:fldCharType="separate"/>
      </w:r>
      <w:r>
        <w:t>14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_Toc21789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（3） </w:t>
      </w:r>
      <w:r>
        <w:rPr>
          <w:rFonts w:hint="eastAsia"/>
          <w:lang w:val="en-US" w:eastAsia="zh-CN"/>
        </w:rPr>
        <w:t>页面规则</w:t>
      </w:r>
      <w:r>
        <w:tab/>
      </w:r>
      <w:r>
        <w:fldChar w:fldCharType="begin"/>
      </w:r>
      <w:r>
        <w:instrText xml:space="preserve"> PAGEREF _Toc21789 </w:instrText>
      </w:r>
      <w:r>
        <w:fldChar w:fldCharType="separate"/>
      </w:r>
      <w:r>
        <w:t>14</w:t>
      </w:r>
      <w:r>
        <w:fldChar w:fldCharType="end"/>
      </w:r>
      <w:r>
        <w:rPr>
          <w:szCs w:val="28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_Toc9084 </w:instrText>
      </w:r>
      <w:r>
        <w:rPr>
          <w:szCs w:val="28"/>
        </w:rPr>
        <w:fldChar w:fldCharType="separate"/>
      </w:r>
      <w:r>
        <w:rPr>
          <w:rFonts w:hint="default" w:ascii="黑体" w:hAnsi="黑体" w:eastAsia="黑体" w:cs="黑体"/>
          <w:szCs w:val="28"/>
          <w:lang w:val="en-US" w:eastAsia="zh-CN"/>
        </w:rPr>
        <w:t xml:space="preserve">4.3. </w:t>
      </w:r>
      <w:r>
        <w:rPr>
          <w:rFonts w:hint="eastAsia" w:ascii="黑体" w:hAnsi="黑体" w:eastAsia="黑体" w:cs="黑体"/>
          <w:szCs w:val="28"/>
          <w:lang w:val="en-US" w:eastAsia="zh-CN"/>
        </w:rPr>
        <w:t>寄快递</w:t>
      </w:r>
      <w:r>
        <w:tab/>
      </w:r>
      <w:r>
        <w:fldChar w:fldCharType="begin"/>
      </w:r>
      <w:r>
        <w:instrText xml:space="preserve"> PAGEREF _Toc9084 </w:instrText>
      </w:r>
      <w:r>
        <w:fldChar w:fldCharType="separate"/>
      </w:r>
      <w:r>
        <w:t>14</w:t>
      </w:r>
      <w:r>
        <w:fldChar w:fldCharType="end"/>
      </w:r>
      <w:r>
        <w:rPr>
          <w:szCs w:val="28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_Toc19114 </w:instrText>
      </w:r>
      <w:r>
        <w:rPr>
          <w:szCs w:val="28"/>
        </w:rPr>
        <w:fldChar w:fldCharType="separate"/>
      </w:r>
      <w:r>
        <w:rPr>
          <w:rFonts w:hint="default" w:ascii="黑体" w:hAnsi="黑体" w:eastAsia="黑体" w:cs="黑体"/>
          <w:szCs w:val="24"/>
          <w:lang w:val="en-US" w:eastAsia="zh-CN"/>
        </w:rPr>
        <w:t xml:space="preserve">4.3.1. </w:t>
      </w:r>
      <w:r>
        <w:rPr>
          <w:rFonts w:hint="eastAsia" w:ascii="黑体" w:hAnsi="黑体" w:eastAsia="黑体" w:cs="黑体"/>
          <w:szCs w:val="24"/>
          <w:lang w:val="en-US" w:eastAsia="zh-CN"/>
        </w:rPr>
        <w:t>寄件协议</w:t>
      </w:r>
      <w:r>
        <w:tab/>
      </w:r>
      <w:r>
        <w:fldChar w:fldCharType="begin"/>
      </w:r>
      <w:r>
        <w:instrText xml:space="preserve"> PAGEREF _Toc19114 </w:instrText>
      </w:r>
      <w:r>
        <w:fldChar w:fldCharType="separate"/>
      </w:r>
      <w:r>
        <w:t>14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_Toc20016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（1） </w:t>
      </w:r>
      <w:r>
        <w:rPr>
          <w:rFonts w:hint="eastAsia"/>
          <w:lang w:val="en-US" w:eastAsia="zh-CN"/>
        </w:rPr>
        <w:t>页面设计</w:t>
      </w:r>
      <w:r>
        <w:tab/>
      </w:r>
      <w:r>
        <w:fldChar w:fldCharType="begin"/>
      </w:r>
      <w:r>
        <w:instrText xml:space="preserve"> PAGEREF _Toc20016 </w:instrText>
      </w:r>
      <w:r>
        <w:fldChar w:fldCharType="separate"/>
      </w:r>
      <w:r>
        <w:t>14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_Toc2211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（2） </w:t>
      </w:r>
      <w:r>
        <w:rPr>
          <w:rFonts w:hint="eastAsia"/>
          <w:lang w:val="en-US" w:eastAsia="zh-CN"/>
        </w:rPr>
        <w:t>页面描述</w:t>
      </w:r>
      <w:r>
        <w:tab/>
      </w:r>
      <w:r>
        <w:fldChar w:fldCharType="begin"/>
      </w:r>
      <w:r>
        <w:instrText xml:space="preserve"> PAGEREF _Toc2211 </w:instrText>
      </w:r>
      <w:r>
        <w:fldChar w:fldCharType="separate"/>
      </w:r>
      <w:r>
        <w:t>15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_Toc14761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（3） </w:t>
      </w:r>
      <w:r>
        <w:rPr>
          <w:rFonts w:hint="eastAsia"/>
          <w:lang w:val="en-US" w:eastAsia="zh-CN"/>
        </w:rPr>
        <w:t>页面</w:t>
      </w:r>
      <w:r>
        <w:tab/>
      </w:r>
      <w:r>
        <w:fldChar w:fldCharType="begin"/>
      </w:r>
      <w:r>
        <w:instrText xml:space="preserve"> PAGEREF _Toc14761 </w:instrText>
      </w:r>
      <w:r>
        <w:fldChar w:fldCharType="separate"/>
      </w:r>
      <w:r>
        <w:t>15</w:t>
      </w:r>
      <w:r>
        <w:fldChar w:fldCharType="end"/>
      </w:r>
      <w:r>
        <w:rPr>
          <w:szCs w:val="28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_Toc14116 </w:instrText>
      </w:r>
      <w:r>
        <w:rPr>
          <w:szCs w:val="28"/>
        </w:rPr>
        <w:fldChar w:fldCharType="separate"/>
      </w:r>
      <w:r>
        <w:rPr>
          <w:rFonts w:hint="default" w:ascii="黑体" w:hAnsi="黑体" w:eastAsia="黑体" w:cs="黑体"/>
          <w:szCs w:val="24"/>
          <w:lang w:val="en-US" w:eastAsia="zh-CN"/>
        </w:rPr>
        <w:t xml:space="preserve">4.3.2. </w:t>
      </w:r>
      <w:r>
        <w:rPr>
          <w:rFonts w:hint="eastAsia" w:ascii="黑体" w:hAnsi="黑体" w:eastAsia="黑体" w:cs="黑体"/>
          <w:szCs w:val="24"/>
          <w:lang w:val="en-US" w:eastAsia="zh-CN"/>
        </w:rPr>
        <w:t>身份信息</w:t>
      </w:r>
      <w:r>
        <w:tab/>
      </w:r>
      <w:r>
        <w:fldChar w:fldCharType="begin"/>
      </w:r>
      <w:r>
        <w:instrText xml:space="preserve"> PAGEREF _Toc14116 </w:instrText>
      </w:r>
      <w:r>
        <w:fldChar w:fldCharType="separate"/>
      </w:r>
      <w:r>
        <w:t>15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_Toc14330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（1） </w:t>
      </w:r>
      <w:r>
        <w:rPr>
          <w:rFonts w:hint="eastAsia"/>
          <w:lang w:val="en-US" w:eastAsia="zh-CN"/>
        </w:rPr>
        <w:t>页面设计</w:t>
      </w:r>
      <w:r>
        <w:tab/>
      </w:r>
      <w:r>
        <w:fldChar w:fldCharType="begin"/>
      </w:r>
      <w:r>
        <w:instrText xml:space="preserve"> PAGEREF _Toc14330 </w:instrText>
      </w:r>
      <w:r>
        <w:fldChar w:fldCharType="separate"/>
      </w:r>
      <w:r>
        <w:t>15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_Toc2262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（2） </w:t>
      </w:r>
      <w:r>
        <w:rPr>
          <w:rFonts w:hint="eastAsia"/>
          <w:lang w:val="en-US" w:eastAsia="zh-CN"/>
        </w:rPr>
        <w:t>页面描述</w:t>
      </w:r>
      <w:r>
        <w:tab/>
      </w:r>
      <w:r>
        <w:fldChar w:fldCharType="begin"/>
      </w:r>
      <w:r>
        <w:instrText xml:space="preserve"> PAGEREF _Toc2262 </w:instrText>
      </w:r>
      <w:r>
        <w:fldChar w:fldCharType="separate"/>
      </w:r>
      <w:r>
        <w:t>16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_Toc7834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（3） </w:t>
      </w:r>
      <w:r>
        <w:rPr>
          <w:rFonts w:hint="eastAsia"/>
          <w:lang w:val="en-US" w:eastAsia="zh-CN"/>
        </w:rPr>
        <w:t>页面</w:t>
      </w:r>
      <w:r>
        <w:tab/>
      </w:r>
      <w:r>
        <w:fldChar w:fldCharType="begin"/>
      </w:r>
      <w:r>
        <w:instrText xml:space="preserve"> PAGEREF _Toc7834 </w:instrText>
      </w:r>
      <w:r>
        <w:fldChar w:fldCharType="separate"/>
      </w:r>
      <w:r>
        <w:t>17</w:t>
      </w:r>
      <w:r>
        <w:fldChar w:fldCharType="end"/>
      </w:r>
      <w:r>
        <w:rPr>
          <w:szCs w:val="28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_Toc31994 </w:instrText>
      </w:r>
      <w:r>
        <w:rPr>
          <w:szCs w:val="28"/>
        </w:rPr>
        <w:fldChar w:fldCharType="separate"/>
      </w:r>
      <w:r>
        <w:rPr>
          <w:rFonts w:hint="default" w:ascii="黑体" w:hAnsi="黑体" w:eastAsia="黑体" w:cs="黑体"/>
          <w:szCs w:val="24"/>
          <w:lang w:val="en-US" w:eastAsia="zh-CN"/>
        </w:rPr>
        <w:t xml:space="preserve">4.3.3. </w:t>
      </w:r>
      <w:r>
        <w:rPr>
          <w:rFonts w:hint="eastAsia" w:ascii="黑体" w:hAnsi="黑体" w:eastAsia="黑体" w:cs="黑体"/>
          <w:szCs w:val="24"/>
          <w:lang w:val="en-US" w:eastAsia="zh-CN"/>
        </w:rPr>
        <w:t>寄快递</w:t>
      </w:r>
      <w:r>
        <w:tab/>
      </w:r>
      <w:r>
        <w:fldChar w:fldCharType="begin"/>
      </w:r>
      <w:r>
        <w:instrText xml:space="preserve"> PAGEREF _Toc31994 </w:instrText>
      </w:r>
      <w:r>
        <w:fldChar w:fldCharType="separate"/>
      </w:r>
      <w:r>
        <w:t>17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_Toc6339 </w:instrText>
      </w:r>
      <w:r>
        <w:rPr>
          <w:szCs w:val="28"/>
        </w:rPr>
        <w:fldChar w:fldCharType="separate"/>
      </w:r>
      <w:r>
        <w:rPr>
          <w:rFonts w:hint="default" w:ascii="黑体" w:hAnsi="黑体" w:eastAsia="黑体" w:cs="黑体"/>
          <w:szCs w:val="24"/>
          <w:lang w:val="en-US" w:eastAsia="zh-CN"/>
        </w:rPr>
        <w:t xml:space="preserve">4.3.3.1. </w:t>
      </w:r>
      <w:r>
        <w:rPr>
          <w:rFonts w:hint="eastAsia" w:ascii="黑体" w:hAnsi="黑体" w:eastAsia="黑体" w:cs="黑体"/>
          <w:szCs w:val="24"/>
          <w:lang w:val="en-US" w:eastAsia="zh-CN"/>
        </w:rPr>
        <w:t>寄件页面</w:t>
      </w:r>
      <w:r>
        <w:tab/>
      </w:r>
      <w:r>
        <w:fldChar w:fldCharType="begin"/>
      </w:r>
      <w:r>
        <w:instrText xml:space="preserve"> PAGEREF _Toc6339 </w:instrText>
      </w:r>
      <w:r>
        <w:fldChar w:fldCharType="separate"/>
      </w:r>
      <w:r>
        <w:t>17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_Toc7898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（1） </w:t>
      </w:r>
      <w:r>
        <w:rPr>
          <w:rFonts w:hint="eastAsia"/>
          <w:lang w:val="en-US" w:eastAsia="zh-CN"/>
        </w:rPr>
        <w:t>页面设计</w:t>
      </w:r>
      <w:r>
        <w:tab/>
      </w:r>
      <w:r>
        <w:fldChar w:fldCharType="begin"/>
      </w:r>
      <w:r>
        <w:instrText xml:space="preserve"> PAGEREF _Toc7898 </w:instrText>
      </w:r>
      <w:r>
        <w:fldChar w:fldCharType="separate"/>
      </w:r>
      <w:r>
        <w:t>17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_Toc17837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（2） </w:t>
      </w:r>
      <w:r>
        <w:rPr>
          <w:rFonts w:hint="eastAsia"/>
          <w:lang w:val="en-US" w:eastAsia="zh-CN"/>
        </w:rPr>
        <w:t>页面描述</w:t>
      </w:r>
      <w:r>
        <w:tab/>
      </w:r>
      <w:r>
        <w:fldChar w:fldCharType="begin"/>
      </w:r>
      <w:r>
        <w:instrText xml:space="preserve"> PAGEREF _Toc17837 </w:instrText>
      </w:r>
      <w:r>
        <w:fldChar w:fldCharType="separate"/>
      </w:r>
      <w:r>
        <w:t>19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_Toc5533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（3） </w:t>
      </w:r>
      <w:r>
        <w:rPr>
          <w:rFonts w:hint="eastAsia"/>
          <w:lang w:val="en-US" w:eastAsia="zh-CN"/>
        </w:rPr>
        <w:t>页面规则</w:t>
      </w:r>
      <w:r>
        <w:tab/>
      </w:r>
      <w:r>
        <w:fldChar w:fldCharType="begin"/>
      </w:r>
      <w:r>
        <w:instrText xml:space="preserve"> PAGEREF _Toc5533 </w:instrText>
      </w:r>
      <w:r>
        <w:fldChar w:fldCharType="separate"/>
      </w:r>
      <w:r>
        <w:t>21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_Toc18823 </w:instrText>
      </w:r>
      <w:r>
        <w:rPr>
          <w:szCs w:val="28"/>
        </w:rPr>
        <w:fldChar w:fldCharType="separate"/>
      </w:r>
      <w:r>
        <w:rPr>
          <w:rFonts w:hint="default" w:ascii="黑体" w:hAnsi="黑体" w:eastAsia="黑体" w:cs="黑体"/>
          <w:szCs w:val="24"/>
          <w:lang w:val="en-US" w:eastAsia="zh-CN"/>
        </w:rPr>
        <w:t xml:space="preserve">4.3.3.2. </w:t>
      </w:r>
      <w:r>
        <w:rPr>
          <w:rFonts w:hint="eastAsia" w:ascii="黑体" w:hAnsi="黑体" w:eastAsia="黑体" w:cs="黑体"/>
          <w:szCs w:val="24"/>
          <w:lang w:val="en-US" w:eastAsia="zh-CN"/>
        </w:rPr>
        <w:t>寄件地址维护</w:t>
      </w:r>
      <w:r>
        <w:tab/>
      </w:r>
      <w:r>
        <w:fldChar w:fldCharType="begin"/>
      </w:r>
      <w:r>
        <w:instrText xml:space="preserve"> PAGEREF _Toc18823 </w:instrText>
      </w:r>
      <w:r>
        <w:fldChar w:fldCharType="separate"/>
      </w:r>
      <w:r>
        <w:t>21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_Toc12235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（1） </w:t>
      </w:r>
      <w:r>
        <w:rPr>
          <w:rFonts w:hint="eastAsia"/>
          <w:lang w:val="en-US" w:eastAsia="zh-CN"/>
        </w:rPr>
        <w:t>页面设计</w:t>
      </w:r>
      <w:r>
        <w:tab/>
      </w:r>
      <w:r>
        <w:fldChar w:fldCharType="begin"/>
      </w:r>
      <w:r>
        <w:instrText xml:space="preserve"> PAGEREF _Toc12235 </w:instrText>
      </w:r>
      <w:r>
        <w:fldChar w:fldCharType="separate"/>
      </w:r>
      <w:r>
        <w:t>21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_Toc28518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（2） </w:t>
      </w:r>
      <w:r>
        <w:rPr>
          <w:rFonts w:hint="eastAsia"/>
          <w:lang w:val="en-US" w:eastAsia="zh-CN"/>
        </w:rPr>
        <w:t>页面描述</w:t>
      </w:r>
      <w:r>
        <w:tab/>
      </w:r>
      <w:r>
        <w:fldChar w:fldCharType="begin"/>
      </w:r>
      <w:r>
        <w:instrText xml:space="preserve"> PAGEREF _Toc28518 </w:instrText>
      </w:r>
      <w:r>
        <w:fldChar w:fldCharType="separate"/>
      </w:r>
      <w:r>
        <w:t>22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_Toc12307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（3） </w:t>
      </w:r>
      <w:r>
        <w:rPr>
          <w:rFonts w:hint="eastAsia"/>
          <w:lang w:val="en-US" w:eastAsia="zh-CN"/>
        </w:rPr>
        <w:t>页面规则</w:t>
      </w:r>
      <w:r>
        <w:tab/>
      </w:r>
      <w:r>
        <w:fldChar w:fldCharType="begin"/>
      </w:r>
      <w:r>
        <w:instrText xml:space="preserve"> PAGEREF _Toc12307 </w:instrText>
      </w:r>
      <w:r>
        <w:fldChar w:fldCharType="separate"/>
      </w:r>
      <w:r>
        <w:t>23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_Toc11136 </w:instrText>
      </w:r>
      <w:r>
        <w:rPr>
          <w:szCs w:val="28"/>
        </w:rPr>
        <w:fldChar w:fldCharType="separate"/>
      </w:r>
      <w:r>
        <w:rPr>
          <w:rFonts w:hint="default" w:ascii="黑体" w:hAnsi="黑体" w:eastAsia="黑体" w:cs="黑体"/>
          <w:szCs w:val="24"/>
          <w:lang w:val="en-US" w:eastAsia="zh-CN"/>
        </w:rPr>
        <w:t xml:space="preserve">4.3.3.3. </w:t>
      </w:r>
      <w:r>
        <w:rPr>
          <w:rFonts w:hint="eastAsia" w:ascii="黑体" w:hAnsi="黑体" w:eastAsia="黑体" w:cs="黑体"/>
          <w:szCs w:val="24"/>
          <w:lang w:val="en-US" w:eastAsia="zh-CN"/>
        </w:rPr>
        <w:t>收件地址维护</w:t>
      </w:r>
      <w:r>
        <w:tab/>
      </w:r>
      <w:r>
        <w:fldChar w:fldCharType="begin"/>
      </w:r>
      <w:r>
        <w:instrText xml:space="preserve"> PAGEREF _Toc11136 </w:instrText>
      </w:r>
      <w:r>
        <w:fldChar w:fldCharType="separate"/>
      </w:r>
      <w:r>
        <w:t>23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_Toc3337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（1） </w:t>
      </w:r>
      <w:r>
        <w:rPr>
          <w:rFonts w:hint="eastAsia"/>
          <w:lang w:val="en-US" w:eastAsia="zh-CN"/>
        </w:rPr>
        <w:t>页面设计</w:t>
      </w:r>
      <w:r>
        <w:tab/>
      </w:r>
      <w:r>
        <w:fldChar w:fldCharType="begin"/>
      </w:r>
      <w:r>
        <w:instrText xml:space="preserve"> PAGEREF _Toc3337 </w:instrText>
      </w:r>
      <w:r>
        <w:fldChar w:fldCharType="separate"/>
      </w:r>
      <w:r>
        <w:t>23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_Toc2158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（2） </w:t>
      </w:r>
      <w:r>
        <w:rPr>
          <w:rFonts w:hint="eastAsia"/>
          <w:lang w:val="en-US" w:eastAsia="zh-CN"/>
        </w:rPr>
        <w:t>页面描述</w:t>
      </w:r>
      <w:r>
        <w:tab/>
      </w:r>
      <w:r>
        <w:fldChar w:fldCharType="begin"/>
      </w:r>
      <w:r>
        <w:instrText xml:space="preserve"> PAGEREF _Toc2158 </w:instrText>
      </w:r>
      <w:r>
        <w:fldChar w:fldCharType="separate"/>
      </w:r>
      <w:r>
        <w:t>24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_Toc9199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（3） </w:t>
      </w:r>
      <w:r>
        <w:rPr>
          <w:rFonts w:hint="eastAsia"/>
          <w:lang w:val="en-US" w:eastAsia="zh-CN"/>
        </w:rPr>
        <w:t>页面</w:t>
      </w:r>
      <w:r>
        <w:tab/>
      </w:r>
      <w:r>
        <w:fldChar w:fldCharType="begin"/>
      </w:r>
      <w:r>
        <w:instrText xml:space="preserve"> PAGEREF _Toc9199 </w:instrText>
      </w:r>
      <w:r>
        <w:fldChar w:fldCharType="separate"/>
      </w:r>
      <w:r>
        <w:t>25</w:t>
      </w:r>
      <w:r>
        <w:fldChar w:fldCharType="end"/>
      </w:r>
      <w:r>
        <w:rPr>
          <w:szCs w:val="28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_Toc8010 </w:instrText>
      </w:r>
      <w:r>
        <w:rPr>
          <w:szCs w:val="28"/>
        </w:rPr>
        <w:fldChar w:fldCharType="separate"/>
      </w:r>
      <w:r>
        <w:rPr>
          <w:rFonts w:hint="default" w:ascii="黑体" w:hAnsi="黑体" w:eastAsia="黑体" w:cs="黑体"/>
          <w:szCs w:val="28"/>
          <w:lang w:val="en-US" w:eastAsia="zh-CN"/>
        </w:rPr>
        <w:t xml:space="preserve">4.4. </w:t>
      </w:r>
      <w:r>
        <w:rPr>
          <w:rFonts w:hint="eastAsia" w:ascii="黑体" w:hAnsi="黑体" w:eastAsia="黑体" w:cs="黑体"/>
          <w:szCs w:val="28"/>
          <w:lang w:val="en-US" w:eastAsia="zh-CN"/>
        </w:rPr>
        <w:t>我的</w:t>
      </w:r>
      <w:r>
        <w:tab/>
      </w:r>
      <w:r>
        <w:fldChar w:fldCharType="begin"/>
      </w:r>
      <w:r>
        <w:instrText xml:space="preserve"> PAGEREF _Toc8010 </w:instrText>
      </w:r>
      <w:r>
        <w:fldChar w:fldCharType="separate"/>
      </w:r>
      <w:r>
        <w:t>25</w:t>
      </w:r>
      <w:r>
        <w:fldChar w:fldCharType="end"/>
      </w:r>
      <w:r>
        <w:rPr>
          <w:szCs w:val="28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_Toc7891 </w:instrText>
      </w:r>
      <w:r>
        <w:rPr>
          <w:szCs w:val="28"/>
        </w:rPr>
        <w:fldChar w:fldCharType="separate"/>
      </w:r>
      <w:r>
        <w:rPr>
          <w:rFonts w:hint="default" w:ascii="黑体" w:hAnsi="黑体" w:eastAsia="黑体" w:cs="黑体"/>
          <w:szCs w:val="24"/>
          <w:lang w:val="en-US" w:eastAsia="zh-CN"/>
        </w:rPr>
        <w:t>4.4.1. “</w:t>
      </w:r>
      <w:r>
        <w:rPr>
          <w:rFonts w:hint="eastAsia" w:ascii="黑体" w:hAnsi="黑体" w:eastAsia="黑体" w:cs="黑体"/>
          <w:szCs w:val="24"/>
          <w:lang w:val="en-US" w:eastAsia="zh-CN"/>
        </w:rPr>
        <w:t>我的</w:t>
      </w:r>
      <w:r>
        <w:rPr>
          <w:rFonts w:hint="default" w:ascii="黑体" w:hAnsi="黑体" w:eastAsia="黑体" w:cs="黑体"/>
          <w:szCs w:val="24"/>
          <w:lang w:val="en-US" w:eastAsia="zh-CN"/>
        </w:rPr>
        <w:t>”</w:t>
      </w:r>
      <w:r>
        <w:rPr>
          <w:rFonts w:hint="eastAsia" w:ascii="黑体" w:hAnsi="黑体" w:eastAsia="黑体" w:cs="黑体"/>
          <w:szCs w:val="24"/>
          <w:lang w:val="en-US" w:eastAsia="zh-CN"/>
        </w:rPr>
        <w:t>页面</w:t>
      </w:r>
      <w:r>
        <w:tab/>
      </w:r>
      <w:r>
        <w:fldChar w:fldCharType="begin"/>
      </w:r>
      <w:r>
        <w:instrText xml:space="preserve"> PAGEREF _Toc7891 </w:instrText>
      </w:r>
      <w:r>
        <w:fldChar w:fldCharType="separate"/>
      </w:r>
      <w:r>
        <w:t>25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_Toc31196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（1） </w:t>
      </w:r>
      <w:r>
        <w:rPr>
          <w:rFonts w:hint="eastAsia"/>
          <w:lang w:val="en-US" w:eastAsia="zh-CN"/>
        </w:rPr>
        <w:t>页面设计</w:t>
      </w:r>
      <w:r>
        <w:tab/>
      </w:r>
      <w:r>
        <w:fldChar w:fldCharType="begin"/>
      </w:r>
      <w:r>
        <w:instrText xml:space="preserve"> PAGEREF _Toc31196 </w:instrText>
      </w:r>
      <w:r>
        <w:fldChar w:fldCharType="separate"/>
      </w:r>
      <w:r>
        <w:t>25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_Toc4225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（2） </w:t>
      </w:r>
      <w:r>
        <w:rPr>
          <w:rFonts w:hint="eastAsia"/>
          <w:lang w:val="en-US" w:eastAsia="zh-CN"/>
        </w:rPr>
        <w:t>页面描述</w:t>
      </w:r>
      <w:r>
        <w:tab/>
      </w:r>
      <w:r>
        <w:fldChar w:fldCharType="begin"/>
      </w:r>
      <w:r>
        <w:instrText xml:space="preserve"> PAGEREF _Toc4225 </w:instrText>
      </w:r>
      <w:r>
        <w:fldChar w:fldCharType="separate"/>
      </w:r>
      <w:r>
        <w:t>26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_Toc30532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（3） </w:t>
      </w:r>
      <w:r>
        <w:rPr>
          <w:rFonts w:hint="eastAsia"/>
          <w:lang w:val="en-US" w:eastAsia="zh-CN"/>
        </w:rPr>
        <w:t>页面规则</w:t>
      </w:r>
      <w:r>
        <w:tab/>
      </w:r>
      <w:r>
        <w:fldChar w:fldCharType="begin"/>
      </w:r>
      <w:r>
        <w:instrText xml:space="preserve"> PAGEREF _Toc30532 </w:instrText>
      </w:r>
      <w:r>
        <w:fldChar w:fldCharType="separate"/>
      </w:r>
      <w:r>
        <w:t>27</w:t>
      </w:r>
      <w:r>
        <w:fldChar w:fldCharType="end"/>
      </w:r>
      <w:r>
        <w:rPr>
          <w:szCs w:val="28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_Toc7448 </w:instrText>
      </w:r>
      <w:r>
        <w:rPr>
          <w:szCs w:val="28"/>
        </w:rPr>
        <w:fldChar w:fldCharType="separate"/>
      </w:r>
      <w:r>
        <w:rPr>
          <w:rFonts w:hint="default" w:ascii="黑体" w:hAnsi="黑体" w:eastAsia="黑体" w:cs="黑体"/>
          <w:szCs w:val="24"/>
          <w:lang w:val="en-US" w:eastAsia="zh-CN"/>
        </w:rPr>
        <w:t xml:space="preserve">4.4.2. </w:t>
      </w:r>
      <w:r>
        <w:rPr>
          <w:rFonts w:hint="eastAsia" w:ascii="黑体" w:hAnsi="黑体" w:eastAsia="黑体" w:cs="黑体"/>
          <w:szCs w:val="24"/>
          <w:lang w:val="en-US" w:eastAsia="zh-CN"/>
        </w:rPr>
        <w:t>设置</w:t>
      </w:r>
      <w:r>
        <w:tab/>
      </w:r>
      <w:r>
        <w:fldChar w:fldCharType="begin"/>
      </w:r>
      <w:r>
        <w:instrText xml:space="preserve"> PAGEREF _Toc7448 </w:instrText>
      </w:r>
      <w:r>
        <w:fldChar w:fldCharType="separate"/>
      </w:r>
      <w:r>
        <w:t>27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_Toc20148 </w:instrText>
      </w:r>
      <w:r>
        <w:rPr>
          <w:szCs w:val="28"/>
        </w:rPr>
        <w:fldChar w:fldCharType="separate"/>
      </w:r>
      <w:r>
        <w:rPr>
          <w:rFonts w:hint="default" w:ascii="黑体" w:hAnsi="黑体" w:eastAsia="黑体" w:cs="黑体"/>
          <w:szCs w:val="24"/>
          <w:lang w:val="en-US" w:eastAsia="zh-CN"/>
        </w:rPr>
        <w:t xml:space="preserve">4.4.2.1. </w:t>
      </w:r>
      <w:r>
        <w:rPr>
          <w:rFonts w:hint="eastAsia" w:ascii="黑体" w:hAnsi="黑体" w:eastAsia="黑体" w:cs="黑体"/>
          <w:szCs w:val="24"/>
          <w:lang w:val="en-US" w:eastAsia="zh-CN"/>
        </w:rPr>
        <w:t>设置页面</w:t>
      </w:r>
      <w:r>
        <w:tab/>
      </w:r>
      <w:r>
        <w:fldChar w:fldCharType="begin"/>
      </w:r>
      <w:r>
        <w:instrText xml:space="preserve"> PAGEREF _Toc20148 </w:instrText>
      </w:r>
      <w:r>
        <w:fldChar w:fldCharType="separate"/>
      </w:r>
      <w:r>
        <w:t>27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_Toc31818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（1） </w:t>
      </w:r>
      <w:r>
        <w:rPr>
          <w:rFonts w:hint="eastAsia"/>
          <w:lang w:val="en-US" w:eastAsia="zh-CN"/>
        </w:rPr>
        <w:t>页面设计</w:t>
      </w:r>
      <w:r>
        <w:tab/>
      </w:r>
      <w:r>
        <w:fldChar w:fldCharType="begin"/>
      </w:r>
      <w:r>
        <w:instrText xml:space="preserve"> PAGEREF _Toc31818 </w:instrText>
      </w:r>
      <w:r>
        <w:fldChar w:fldCharType="separate"/>
      </w:r>
      <w:r>
        <w:t>27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_Toc26937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（2） </w:t>
      </w:r>
      <w:r>
        <w:rPr>
          <w:rFonts w:hint="eastAsia"/>
          <w:lang w:val="en-US" w:eastAsia="zh-CN"/>
        </w:rPr>
        <w:t>页面描述</w:t>
      </w:r>
      <w:r>
        <w:tab/>
      </w:r>
      <w:r>
        <w:fldChar w:fldCharType="begin"/>
      </w:r>
      <w:r>
        <w:instrText xml:space="preserve"> PAGEREF _Toc26937 </w:instrText>
      </w:r>
      <w:r>
        <w:fldChar w:fldCharType="separate"/>
      </w:r>
      <w:r>
        <w:t>27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_Toc19081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（3） </w:t>
      </w:r>
      <w:r>
        <w:rPr>
          <w:rFonts w:hint="eastAsia"/>
          <w:lang w:val="en-US" w:eastAsia="zh-CN"/>
        </w:rPr>
        <w:t>页面规则</w:t>
      </w:r>
      <w:r>
        <w:tab/>
      </w:r>
      <w:r>
        <w:fldChar w:fldCharType="begin"/>
      </w:r>
      <w:r>
        <w:instrText xml:space="preserve"> PAGEREF _Toc19081 </w:instrText>
      </w:r>
      <w:r>
        <w:fldChar w:fldCharType="separate"/>
      </w:r>
      <w:r>
        <w:t>27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_Toc21165 </w:instrText>
      </w:r>
      <w:r>
        <w:rPr>
          <w:szCs w:val="28"/>
        </w:rPr>
        <w:fldChar w:fldCharType="separate"/>
      </w:r>
      <w:r>
        <w:rPr>
          <w:rFonts w:hint="default" w:ascii="黑体" w:hAnsi="黑体" w:eastAsia="黑体" w:cs="黑体"/>
          <w:szCs w:val="24"/>
          <w:lang w:val="en-US" w:eastAsia="zh-CN"/>
        </w:rPr>
        <w:t xml:space="preserve">4.4.2.2. </w:t>
      </w:r>
      <w:r>
        <w:rPr>
          <w:rFonts w:hint="eastAsia" w:ascii="黑体" w:hAnsi="黑体" w:eastAsia="黑体" w:cs="黑体"/>
          <w:szCs w:val="24"/>
          <w:lang w:val="en-US" w:eastAsia="zh-CN"/>
        </w:rPr>
        <w:t>修改手机号</w:t>
      </w:r>
      <w:r>
        <w:tab/>
      </w:r>
      <w:r>
        <w:fldChar w:fldCharType="begin"/>
      </w:r>
      <w:r>
        <w:instrText xml:space="preserve"> PAGEREF _Toc21165 </w:instrText>
      </w:r>
      <w:r>
        <w:fldChar w:fldCharType="separate"/>
      </w:r>
      <w:r>
        <w:t>28</w:t>
      </w:r>
      <w:r>
        <w:fldChar w:fldCharType="end"/>
      </w:r>
      <w:r>
        <w:rPr>
          <w:szCs w:val="28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_Toc2226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（1） </w:t>
      </w:r>
      <w:r>
        <w:rPr>
          <w:rFonts w:hint="eastAsia"/>
          <w:lang w:val="en-US" w:eastAsia="zh-CN"/>
        </w:rPr>
        <w:t>页面规则</w:t>
      </w:r>
      <w:r>
        <w:tab/>
      </w:r>
      <w:r>
        <w:fldChar w:fldCharType="begin"/>
      </w:r>
      <w:r>
        <w:instrText xml:space="preserve"> PAGEREF _Toc2226 </w:instrText>
      </w:r>
      <w:r>
        <w:fldChar w:fldCharType="separate"/>
      </w:r>
      <w:r>
        <w:t>28</w:t>
      </w:r>
      <w:r>
        <w:fldChar w:fldCharType="end"/>
      </w:r>
      <w:r>
        <w:rPr>
          <w:szCs w:val="28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_Toc17216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（2） </w:t>
      </w:r>
      <w:r>
        <w:rPr>
          <w:rFonts w:hint="eastAsia"/>
          <w:lang w:val="en-US" w:eastAsia="zh-CN"/>
        </w:rPr>
        <w:t>页面描述</w:t>
      </w:r>
      <w:r>
        <w:tab/>
      </w:r>
      <w:r>
        <w:fldChar w:fldCharType="begin"/>
      </w:r>
      <w:r>
        <w:instrText xml:space="preserve"> PAGEREF _Toc17216 </w:instrText>
      </w:r>
      <w:r>
        <w:fldChar w:fldCharType="separate"/>
      </w:r>
      <w:r>
        <w:t>28</w:t>
      </w:r>
      <w:r>
        <w:fldChar w:fldCharType="end"/>
      </w:r>
      <w:r>
        <w:rPr>
          <w:szCs w:val="28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_Toc26099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（3） </w:t>
      </w:r>
      <w:r>
        <w:rPr>
          <w:rFonts w:hint="eastAsia"/>
          <w:lang w:val="en-US" w:eastAsia="zh-CN"/>
        </w:rPr>
        <w:t>页面规则</w:t>
      </w:r>
      <w:r>
        <w:tab/>
      </w:r>
      <w:r>
        <w:fldChar w:fldCharType="begin"/>
      </w:r>
      <w:r>
        <w:instrText xml:space="preserve"> PAGEREF _Toc26099 </w:instrText>
      </w:r>
      <w:r>
        <w:fldChar w:fldCharType="separate"/>
      </w:r>
      <w:r>
        <w:t>28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_Toc3640 </w:instrText>
      </w:r>
      <w:r>
        <w:rPr>
          <w:szCs w:val="28"/>
        </w:rPr>
        <w:fldChar w:fldCharType="separate"/>
      </w:r>
      <w:r>
        <w:rPr>
          <w:rFonts w:hint="default" w:ascii="黑体" w:hAnsi="黑体" w:eastAsia="黑体" w:cs="黑体"/>
          <w:szCs w:val="24"/>
          <w:lang w:val="en-US" w:eastAsia="zh-CN"/>
        </w:rPr>
        <w:t xml:space="preserve">4.4.2.3. </w:t>
      </w:r>
      <w:r>
        <w:rPr>
          <w:rFonts w:hint="eastAsia" w:ascii="黑体" w:hAnsi="黑体" w:eastAsia="黑体" w:cs="黑体"/>
          <w:szCs w:val="24"/>
          <w:lang w:val="en-US" w:eastAsia="zh-CN"/>
        </w:rPr>
        <w:t>修改登录密码</w:t>
      </w:r>
      <w:r>
        <w:tab/>
      </w:r>
      <w:r>
        <w:fldChar w:fldCharType="begin"/>
      </w:r>
      <w:r>
        <w:instrText xml:space="preserve"> PAGEREF _Toc3640 </w:instrText>
      </w:r>
      <w:r>
        <w:fldChar w:fldCharType="separate"/>
      </w:r>
      <w:r>
        <w:t>29</w:t>
      </w:r>
      <w:r>
        <w:fldChar w:fldCharType="end"/>
      </w:r>
      <w:r>
        <w:rPr>
          <w:szCs w:val="28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_Toc3582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（1） </w:t>
      </w:r>
      <w:r>
        <w:rPr>
          <w:rFonts w:hint="eastAsia"/>
          <w:lang w:val="en-US" w:eastAsia="zh-CN"/>
        </w:rPr>
        <w:t>页面规则</w:t>
      </w:r>
      <w:r>
        <w:tab/>
      </w:r>
      <w:r>
        <w:fldChar w:fldCharType="begin"/>
      </w:r>
      <w:r>
        <w:instrText xml:space="preserve"> PAGEREF _Toc3582 </w:instrText>
      </w:r>
      <w:r>
        <w:fldChar w:fldCharType="separate"/>
      </w:r>
      <w:r>
        <w:t>29</w:t>
      </w:r>
      <w:r>
        <w:fldChar w:fldCharType="end"/>
      </w:r>
      <w:r>
        <w:rPr>
          <w:szCs w:val="28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_Toc26592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（2） </w:t>
      </w:r>
      <w:r>
        <w:rPr>
          <w:rFonts w:hint="eastAsia"/>
          <w:lang w:val="en-US" w:eastAsia="zh-CN"/>
        </w:rPr>
        <w:t>页面描述</w:t>
      </w:r>
      <w:r>
        <w:tab/>
      </w:r>
      <w:r>
        <w:fldChar w:fldCharType="begin"/>
      </w:r>
      <w:r>
        <w:instrText xml:space="preserve"> PAGEREF _Toc26592 </w:instrText>
      </w:r>
      <w:r>
        <w:fldChar w:fldCharType="separate"/>
      </w:r>
      <w:r>
        <w:t>29</w:t>
      </w:r>
      <w:r>
        <w:fldChar w:fldCharType="end"/>
      </w:r>
      <w:r>
        <w:rPr>
          <w:szCs w:val="28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_Toc17868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（3） </w:t>
      </w:r>
      <w:r>
        <w:rPr>
          <w:rFonts w:hint="eastAsia"/>
          <w:lang w:val="en-US" w:eastAsia="zh-CN"/>
        </w:rPr>
        <w:t>页面规则</w:t>
      </w:r>
      <w:r>
        <w:tab/>
      </w:r>
      <w:r>
        <w:fldChar w:fldCharType="begin"/>
      </w:r>
      <w:r>
        <w:instrText xml:space="preserve"> PAGEREF _Toc17868 </w:instrText>
      </w:r>
      <w:r>
        <w:fldChar w:fldCharType="separate"/>
      </w:r>
      <w:r>
        <w:t>30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_Toc17341 </w:instrText>
      </w:r>
      <w:r>
        <w:rPr>
          <w:szCs w:val="28"/>
        </w:rPr>
        <w:fldChar w:fldCharType="separate"/>
      </w:r>
      <w:r>
        <w:rPr>
          <w:rFonts w:hint="default" w:ascii="黑体" w:hAnsi="黑体" w:eastAsia="黑体" w:cs="黑体"/>
          <w:szCs w:val="24"/>
          <w:lang w:val="en-US" w:eastAsia="zh-CN"/>
        </w:rPr>
        <w:t xml:space="preserve">4.4.2.4. </w:t>
      </w:r>
      <w:r>
        <w:rPr>
          <w:rFonts w:hint="eastAsia" w:ascii="黑体" w:hAnsi="黑体" w:eastAsia="黑体" w:cs="黑体"/>
          <w:szCs w:val="24"/>
          <w:lang w:val="en-US" w:eastAsia="zh-CN"/>
        </w:rPr>
        <w:t>变更箱子地址</w:t>
      </w:r>
      <w:r>
        <w:tab/>
      </w:r>
      <w:r>
        <w:fldChar w:fldCharType="begin"/>
      </w:r>
      <w:r>
        <w:instrText xml:space="preserve"> PAGEREF _Toc17341 </w:instrText>
      </w:r>
      <w:r>
        <w:fldChar w:fldCharType="separate"/>
      </w:r>
      <w:r>
        <w:t>30</w:t>
      </w:r>
      <w:r>
        <w:fldChar w:fldCharType="end"/>
      </w:r>
      <w:r>
        <w:rPr>
          <w:szCs w:val="28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_Toc13180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（1） </w:t>
      </w:r>
      <w:r>
        <w:rPr>
          <w:rFonts w:hint="eastAsia"/>
          <w:lang w:val="en-US" w:eastAsia="zh-CN"/>
        </w:rPr>
        <w:t>页面规则</w:t>
      </w:r>
      <w:r>
        <w:tab/>
      </w:r>
      <w:r>
        <w:fldChar w:fldCharType="begin"/>
      </w:r>
      <w:r>
        <w:instrText xml:space="preserve"> PAGEREF _Toc13180 </w:instrText>
      </w:r>
      <w:r>
        <w:fldChar w:fldCharType="separate"/>
      </w:r>
      <w:r>
        <w:t>30</w:t>
      </w:r>
      <w:r>
        <w:fldChar w:fldCharType="end"/>
      </w:r>
      <w:r>
        <w:rPr>
          <w:szCs w:val="28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_Toc21880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（2） </w:t>
      </w:r>
      <w:r>
        <w:rPr>
          <w:rFonts w:hint="eastAsia"/>
          <w:lang w:val="en-US" w:eastAsia="zh-CN"/>
        </w:rPr>
        <w:t>页面描述</w:t>
      </w:r>
      <w:r>
        <w:tab/>
      </w:r>
      <w:r>
        <w:fldChar w:fldCharType="begin"/>
      </w:r>
      <w:r>
        <w:instrText xml:space="preserve"> PAGEREF _Toc21880 </w:instrText>
      </w:r>
      <w:r>
        <w:fldChar w:fldCharType="separate"/>
      </w:r>
      <w:r>
        <w:t>32</w:t>
      </w:r>
      <w:r>
        <w:fldChar w:fldCharType="end"/>
      </w:r>
      <w:r>
        <w:rPr>
          <w:szCs w:val="28"/>
        </w:rPr>
        <w:fldChar w:fldCharType="end"/>
      </w:r>
    </w:p>
    <w:p>
      <w:pPr>
        <w:pStyle w:val="3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_Toc21004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（3） </w:t>
      </w:r>
      <w:r>
        <w:rPr>
          <w:rFonts w:hint="eastAsia"/>
          <w:lang w:val="en-US" w:eastAsia="zh-CN"/>
        </w:rPr>
        <w:t>页面规则</w:t>
      </w:r>
      <w:r>
        <w:tab/>
      </w:r>
      <w:r>
        <w:fldChar w:fldCharType="begin"/>
      </w:r>
      <w:r>
        <w:instrText xml:space="preserve"> PAGEREF _Toc21004 </w:instrText>
      </w:r>
      <w:r>
        <w:fldChar w:fldCharType="separate"/>
      </w:r>
      <w:r>
        <w:t>32</w:t>
      </w:r>
      <w:r>
        <w:fldChar w:fldCharType="end"/>
      </w:r>
      <w:r>
        <w:rPr>
          <w:szCs w:val="28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_Toc21032 </w:instrText>
      </w:r>
      <w:r>
        <w:rPr>
          <w:szCs w:val="28"/>
        </w:rPr>
        <w:fldChar w:fldCharType="separate"/>
      </w:r>
      <w:r>
        <w:rPr>
          <w:rFonts w:hint="default" w:ascii="黑体" w:hAnsi="黑体" w:eastAsia="黑体" w:cs="黑体"/>
          <w:szCs w:val="24"/>
          <w:lang w:val="en-US" w:eastAsia="zh-CN"/>
        </w:rPr>
        <w:t xml:space="preserve">4.4.3. </w:t>
      </w:r>
      <w:r>
        <w:rPr>
          <w:rFonts w:hint="eastAsia" w:ascii="黑体" w:hAnsi="黑体" w:eastAsia="黑体" w:cs="黑体"/>
          <w:szCs w:val="24"/>
          <w:lang w:val="en-US" w:eastAsia="zh-CN"/>
        </w:rPr>
        <w:t>消息列表</w:t>
      </w:r>
      <w:r>
        <w:tab/>
      </w:r>
      <w:r>
        <w:fldChar w:fldCharType="begin"/>
      </w:r>
      <w:r>
        <w:instrText xml:space="preserve"> PAGEREF _Toc21032 </w:instrText>
      </w:r>
      <w:r>
        <w:fldChar w:fldCharType="separate"/>
      </w:r>
      <w:r>
        <w:t>33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_Toc22528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（1） </w:t>
      </w:r>
      <w:r>
        <w:rPr>
          <w:rFonts w:hint="eastAsia"/>
          <w:lang w:val="en-US" w:eastAsia="zh-CN"/>
        </w:rPr>
        <w:t>页面设计</w:t>
      </w:r>
      <w:r>
        <w:tab/>
      </w:r>
      <w:r>
        <w:fldChar w:fldCharType="begin"/>
      </w:r>
      <w:r>
        <w:instrText xml:space="preserve"> PAGEREF _Toc22528 </w:instrText>
      </w:r>
      <w:r>
        <w:fldChar w:fldCharType="separate"/>
      </w:r>
      <w:r>
        <w:t>33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_Toc15582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（2） </w:t>
      </w:r>
      <w:r>
        <w:rPr>
          <w:rFonts w:hint="eastAsia"/>
          <w:lang w:val="en-US" w:eastAsia="zh-CN"/>
        </w:rPr>
        <w:t>页面描述</w:t>
      </w:r>
      <w:r>
        <w:tab/>
      </w:r>
      <w:r>
        <w:fldChar w:fldCharType="begin"/>
      </w:r>
      <w:r>
        <w:instrText xml:space="preserve"> PAGEREF _Toc15582 </w:instrText>
      </w:r>
      <w:r>
        <w:fldChar w:fldCharType="separate"/>
      </w:r>
      <w:r>
        <w:t>33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_Toc20542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（3） </w:t>
      </w:r>
      <w:r>
        <w:rPr>
          <w:rFonts w:hint="eastAsia"/>
          <w:lang w:val="en-US" w:eastAsia="zh-CN"/>
        </w:rPr>
        <w:t>页面规则</w:t>
      </w:r>
      <w:r>
        <w:tab/>
      </w:r>
      <w:r>
        <w:fldChar w:fldCharType="begin"/>
      </w:r>
      <w:r>
        <w:instrText xml:space="preserve"> PAGEREF _Toc20542 </w:instrText>
      </w:r>
      <w:r>
        <w:fldChar w:fldCharType="separate"/>
      </w:r>
      <w:r>
        <w:t>33</w:t>
      </w:r>
      <w:r>
        <w:fldChar w:fldCharType="end"/>
      </w:r>
      <w:r>
        <w:rPr>
          <w:szCs w:val="28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_Toc8356 </w:instrText>
      </w:r>
      <w:r>
        <w:rPr>
          <w:szCs w:val="28"/>
        </w:rPr>
        <w:fldChar w:fldCharType="separate"/>
      </w:r>
      <w:r>
        <w:rPr>
          <w:rFonts w:hint="default" w:ascii="黑体" w:hAnsi="黑体" w:eastAsia="黑体" w:cs="黑体"/>
          <w:szCs w:val="24"/>
          <w:lang w:val="en-US" w:eastAsia="zh-CN"/>
        </w:rPr>
        <w:t xml:space="preserve">4.4.4. </w:t>
      </w:r>
      <w:r>
        <w:rPr>
          <w:rFonts w:hint="eastAsia" w:ascii="黑体" w:hAnsi="黑体" w:eastAsia="黑体" w:cs="黑体"/>
          <w:szCs w:val="24"/>
          <w:lang w:val="en-US" w:eastAsia="zh-CN"/>
        </w:rPr>
        <w:t>我的订单</w:t>
      </w:r>
      <w:r>
        <w:tab/>
      </w:r>
      <w:r>
        <w:fldChar w:fldCharType="begin"/>
      </w:r>
      <w:r>
        <w:instrText xml:space="preserve"> PAGEREF _Toc8356 </w:instrText>
      </w:r>
      <w:r>
        <w:fldChar w:fldCharType="separate"/>
      </w:r>
      <w:r>
        <w:t>34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_Toc24212 </w:instrText>
      </w:r>
      <w:r>
        <w:rPr>
          <w:szCs w:val="28"/>
        </w:rPr>
        <w:fldChar w:fldCharType="separate"/>
      </w:r>
      <w:r>
        <w:rPr>
          <w:rFonts w:hint="default" w:ascii="黑体" w:hAnsi="黑体" w:eastAsia="黑体" w:cs="黑体"/>
          <w:szCs w:val="24"/>
          <w:lang w:val="en-US" w:eastAsia="zh-CN"/>
        </w:rPr>
        <w:t xml:space="preserve">4.4.4.1. </w:t>
      </w:r>
      <w:r>
        <w:rPr>
          <w:rFonts w:hint="eastAsia" w:ascii="黑体" w:hAnsi="黑体" w:eastAsia="黑体" w:cs="黑体"/>
          <w:szCs w:val="24"/>
          <w:lang w:val="en-US" w:eastAsia="zh-CN"/>
        </w:rPr>
        <w:t>订单列表</w:t>
      </w:r>
      <w:r>
        <w:tab/>
      </w:r>
      <w:r>
        <w:fldChar w:fldCharType="begin"/>
      </w:r>
      <w:r>
        <w:instrText xml:space="preserve"> PAGEREF _Toc24212 </w:instrText>
      </w:r>
      <w:r>
        <w:fldChar w:fldCharType="separate"/>
      </w:r>
      <w:r>
        <w:t>34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_Toc27463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（1） </w:t>
      </w:r>
      <w:r>
        <w:rPr>
          <w:rFonts w:hint="eastAsia"/>
          <w:lang w:val="en-US" w:eastAsia="zh-CN"/>
        </w:rPr>
        <w:t>页面设计</w:t>
      </w:r>
      <w:r>
        <w:tab/>
      </w:r>
      <w:r>
        <w:fldChar w:fldCharType="begin"/>
      </w:r>
      <w:r>
        <w:instrText xml:space="preserve"> PAGEREF _Toc27463 </w:instrText>
      </w:r>
      <w:r>
        <w:fldChar w:fldCharType="separate"/>
      </w:r>
      <w:r>
        <w:t>34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_Toc13782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（2） </w:t>
      </w:r>
      <w:r>
        <w:rPr>
          <w:rFonts w:hint="eastAsia"/>
          <w:lang w:val="en-US" w:eastAsia="zh-CN"/>
        </w:rPr>
        <w:t>页面描述</w:t>
      </w:r>
      <w:r>
        <w:tab/>
      </w:r>
      <w:r>
        <w:fldChar w:fldCharType="begin"/>
      </w:r>
      <w:r>
        <w:instrText xml:space="preserve"> PAGEREF _Toc13782 </w:instrText>
      </w:r>
      <w:r>
        <w:fldChar w:fldCharType="separate"/>
      </w:r>
      <w:r>
        <w:t>34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_Toc30630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（3） </w:t>
      </w:r>
      <w:r>
        <w:rPr>
          <w:rFonts w:hint="eastAsia"/>
          <w:lang w:val="en-US" w:eastAsia="zh-CN"/>
        </w:rPr>
        <w:t>页面规则</w:t>
      </w:r>
      <w:r>
        <w:tab/>
      </w:r>
      <w:r>
        <w:fldChar w:fldCharType="begin"/>
      </w:r>
      <w:r>
        <w:instrText xml:space="preserve"> PAGEREF _Toc30630 </w:instrText>
      </w:r>
      <w:r>
        <w:fldChar w:fldCharType="separate"/>
      </w:r>
      <w:r>
        <w:t>35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_Toc13164 </w:instrText>
      </w:r>
      <w:r>
        <w:rPr>
          <w:szCs w:val="28"/>
        </w:rPr>
        <w:fldChar w:fldCharType="separate"/>
      </w:r>
      <w:r>
        <w:rPr>
          <w:rFonts w:hint="default" w:ascii="黑体" w:hAnsi="黑体" w:eastAsia="黑体" w:cs="黑体"/>
          <w:szCs w:val="24"/>
          <w:lang w:val="en-US" w:eastAsia="zh-CN"/>
        </w:rPr>
        <w:t xml:space="preserve">4.4.4.2. </w:t>
      </w:r>
      <w:r>
        <w:rPr>
          <w:rFonts w:hint="eastAsia" w:ascii="黑体" w:hAnsi="黑体" w:eastAsia="黑体" w:cs="黑体"/>
          <w:szCs w:val="24"/>
          <w:lang w:val="en-US" w:eastAsia="zh-CN"/>
        </w:rPr>
        <w:t>订单详情</w:t>
      </w:r>
      <w:r>
        <w:tab/>
      </w:r>
      <w:r>
        <w:fldChar w:fldCharType="begin"/>
      </w:r>
      <w:r>
        <w:instrText xml:space="preserve"> PAGEREF _Toc13164 </w:instrText>
      </w:r>
      <w:r>
        <w:fldChar w:fldCharType="separate"/>
      </w:r>
      <w:r>
        <w:t>35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_Toc2919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（1） </w:t>
      </w:r>
      <w:r>
        <w:rPr>
          <w:rFonts w:hint="eastAsia"/>
          <w:lang w:val="en-US" w:eastAsia="zh-CN"/>
        </w:rPr>
        <w:t>页面设计</w:t>
      </w:r>
      <w:r>
        <w:tab/>
      </w:r>
      <w:r>
        <w:fldChar w:fldCharType="begin"/>
      </w:r>
      <w:r>
        <w:instrText xml:space="preserve"> PAGEREF _Toc2919 </w:instrText>
      </w:r>
      <w:r>
        <w:fldChar w:fldCharType="separate"/>
      </w:r>
      <w:r>
        <w:t>35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_Toc29893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（2） </w:t>
      </w:r>
      <w:r>
        <w:rPr>
          <w:rFonts w:hint="eastAsia"/>
          <w:lang w:val="en-US" w:eastAsia="zh-CN"/>
        </w:rPr>
        <w:t>页面描述</w:t>
      </w:r>
      <w:r>
        <w:tab/>
      </w:r>
      <w:r>
        <w:fldChar w:fldCharType="begin"/>
      </w:r>
      <w:r>
        <w:instrText xml:space="preserve"> PAGEREF _Toc29893 </w:instrText>
      </w:r>
      <w:r>
        <w:fldChar w:fldCharType="separate"/>
      </w:r>
      <w:r>
        <w:t>37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_Toc27438 </w:instrText>
      </w:r>
      <w:r>
        <w:rPr>
          <w:szCs w:val="28"/>
        </w:rPr>
        <w:fldChar w:fldCharType="separate"/>
      </w:r>
      <w:r>
        <w:rPr>
          <w:rFonts w:hint="eastAsia"/>
          <w:lang w:val="en-US" w:eastAsia="zh-CN"/>
        </w:rPr>
        <w:t>（3） 页面规则</w:t>
      </w:r>
      <w:r>
        <w:tab/>
      </w:r>
      <w:r>
        <w:fldChar w:fldCharType="begin"/>
      </w:r>
      <w:r>
        <w:instrText xml:space="preserve"> PAGEREF _Toc27438 </w:instrText>
      </w:r>
      <w:r>
        <w:fldChar w:fldCharType="separate"/>
      </w:r>
      <w:r>
        <w:t>38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_Toc473 </w:instrText>
      </w:r>
      <w:r>
        <w:rPr>
          <w:szCs w:val="28"/>
        </w:rPr>
        <w:fldChar w:fldCharType="separate"/>
      </w:r>
      <w:r>
        <w:rPr>
          <w:rFonts w:hint="default" w:ascii="黑体" w:hAnsi="黑体" w:eastAsia="黑体" w:cs="黑体"/>
          <w:szCs w:val="24"/>
          <w:lang w:val="en-US" w:eastAsia="zh-CN"/>
        </w:rPr>
        <w:t xml:space="preserve">4.4.4.3. </w:t>
      </w:r>
      <w:r>
        <w:rPr>
          <w:rFonts w:hint="eastAsia" w:ascii="黑体" w:hAnsi="黑体" w:eastAsia="黑体" w:cs="黑体"/>
          <w:szCs w:val="24"/>
          <w:lang w:val="en-US" w:eastAsia="zh-CN"/>
        </w:rPr>
        <w:t>订单搜索</w:t>
      </w:r>
      <w:r>
        <w:tab/>
      </w:r>
      <w:r>
        <w:fldChar w:fldCharType="begin"/>
      </w:r>
      <w:r>
        <w:instrText xml:space="preserve"> PAGEREF _Toc473 </w:instrText>
      </w:r>
      <w:r>
        <w:fldChar w:fldCharType="separate"/>
      </w:r>
      <w:r>
        <w:t>38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_Toc30283 </w:instrText>
      </w:r>
      <w:r>
        <w:rPr>
          <w:szCs w:val="28"/>
        </w:rPr>
        <w:fldChar w:fldCharType="separate"/>
      </w:r>
      <w:r>
        <w:rPr>
          <w:rFonts w:hint="eastAsia"/>
          <w:lang w:val="en-US" w:eastAsia="zh-CN"/>
        </w:rPr>
        <w:t>（1） 页面设计</w:t>
      </w:r>
      <w:r>
        <w:tab/>
      </w:r>
      <w:r>
        <w:fldChar w:fldCharType="begin"/>
      </w:r>
      <w:r>
        <w:instrText xml:space="preserve"> PAGEREF _Toc30283 </w:instrText>
      </w:r>
      <w:r>
        <w:fldChar w:fldCharType="separate"/>
      </w:r>
      <w:r>
        <w:t>38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_Toc14922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（2） </w:t>
      </w:r>
      <w:r>
        <w:rPr>
          <w:rFonts w:hint="eastAsia"/>
          <w:lang w:val="en-US" w:eastAsia="zh-CN"/>
        </w:rPr>
        <w:t>页面描述</w:t>
      </w:r>
      <w:r>
        <w:tab/>
      </w:r>
      <w:r>
        <w:fldChar w:fldCharType="begin"/>
      </w:r>
      <w:r>
        <w:instrText xml:space="preserve"> PAGEREF _Toc14922 </w:instrText>
      </w:r>
      <w:r>
        <w:fldChar w:fldCharType="separate"/>
      </w:r>
      <w:r>
        <w:t>39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_Toc11773 </w:instrText>
      </w:r>
      <w:r>
        <w:rPr>
          <w:szCs w:val="28"/>
        </w:rPr>
        <w:fldChar w:fldCharType="separate"/>
      </w:r>
      <w:r>
        <w:rPr>
          <w:rFonts w:hint="eastAsia"/>
          <w:lang w:val="en-US" w:eastAsia="zh-CN"/>
        </w:rPr>
        <w:t>（3） 页面规则</w:t>
      </w:r>
      <w:r>
        <w:tab/>
      </w:r>
      <w:r>
        <w:fldChar w:fldCharType="begin"/>
      </w:r>
      <w:r>
        <w:instrText xml:space="preserve"> PAGEREF _Toc11773 </w:instrText>
      </w:r>
      <w:r>
        <w:fldChar w:fldCharType="separate"/>
      </w:r>
      <w:r>
        <w:t>39</w:t>
      </w:r>
      <w:r>
        <w:fldChar w:fldCharType="end"/>
      </w:r>
      <w:r>
        <w:rPr>
          <w:szCs w:val="28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_Toc26816 </w:instrText>
      </w:r>
      <w:r>
        <w:rPr>
          <w:szCs w:val="28"/>
        </w:rPr>
        <w:fldChar w:fldCharType="separate"/>
      </w:r>
      <w:r>
        <w:rPr>
          <w:rFonts w:hint="default" w:ascii="黑体" w:hAnsi="黑体" w:eastAsia="黑体" w:cs="黑体"/>
          <w:szCs w:val="24"/>
          <w:lang w:val="en-US" w:eastAsia="zh-CN"/>
        </w:rPr>
        <w:t xml:space="preserve">4.4.5. </w:t>
      </w:r>
      <w:r>
        <w:rPr>
          <w:rFonts w:hint="eastAsia" w:ascii="黑体" w:hAnsi="黑体" w:eastAsia="黑体" w:cs="黑体"/>
          <w:szCs w:val="24"/>
          <w:lang w:val="en-US" w:eastAsia="zh-CN"/>
        </w:rPr>
        <w:t>关于我们</w:t>
      </w:r>
      <w:r>
        <w:tab/>
      </w:r>
      <w:r>
        <w:fldChar w:fldCharType="begin"/>
      </w:r>
      <w:r>
        <w:instrText xml:space="preserve"> PAGEREF _Toc26816 </w:instrText>
      </w:r>
      <w:r>
        <w:fldChar w:fldCharType="separate"/>
      </w:r>
      <w:r>
        <w:t>39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_Toc14348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（1） </w:t>
      </w:r>
      <w:r>
        <w:rPr>
          <w:rFonts w:hint="eastAsia"/>
          <w:lang w:val="en-US" w:eastAsia="zh-CN"/>
        </w:rPr>
        <w:t>页面设计</w:t>
      </w:r>
      <w:r>
        <w:tab/>
      </w:r>
      <w:r>
        <w:fldChar w:fldCharType="begin"/>
      </w:r>
      <w:r>
        <w:instrText xml:space="preserve"> PAGEREF _Toc14348 </w:instrText>
      </w:r>
      <w:r>
        <w:fldChar w:fldCharType="separate"/>
      </w:r>
      <w:r>
        <w:t>40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_Toc18395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（2） </w:t>
      </w:r>
      <w:r>
        <w:rPr>
          <w:rFonts w:hint="eastAsia"/>
          <w:lang w:val="en-US" w:eastAsia="zh-CN"/>
        </w:rPr>
        <w:t>页面描述</w:t>
      </w:r>
      <w:r>
        <w:tab/>
      </w:r>
      <w:r>
        <w:fldChar w:fldCharType="begin"/>
      </w:r>
      <w:r>
        <w:instrText xml:space="preserve"> PAGEREF _Toc18395 </w:instrText>
      </w:r>
      <w:r>
        <w:fldChar w:fldCharType="separate"/>
      </w:r>
      <w:r>
        <w:t>41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_Toc27142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（3） </w:t>
      </w:r>
      <w:r>
        <w:rPr>
          <w:rFonts w:hint="eastAsia"/>
          <w:lang w:val="en-US" w:eastAsia="zh-CN"/>
        </w:rPr>
        <w:t>页面规则</w:t>
      </w:r>
      <w:r>
        <w:tab/>
      </w:r>
      <w:r>
        <w:fldChar w:fldCharType="begin"/>
      </w:r>
      <w:r>
        <w:instrText xml:space="preserve"> PAGEREF _Toc27142 </w:instrText>
      </w:r>
      <w:r>
        <w:fldChar w:fldCharType="separate"/>
      </w:r>
      <w:r>
        <w:t>41</w:t>
      </w:r>
      <w:r>
        <w:fldChar w:fldCharType="end"/>
      </w:r>
      <w:r>
        <w:rPr>
          <w:szCs w:val="28"/>
        </w:rPr>
        <w:fldChar w:fldCharType="end"/>
      </w:r>
    </w:p>
    <w:p>
      <w:pPr>
        <w:pStyle w:val="4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_Toc28335 </w:instrText>
      </w:r>
      <w:r>
        <w:rPr>
          <w:szCs w:val="28"/>
        </w:rPr>
        <w:fldChar w:fldCharType="separate"/>
      </w:r>
      <w:r>
        <w:rPr>
          <w:rFonts w:hint="default" w:ascii="黑体" w:hAnsi="黑体" w:eastAsia="黑体" w:cs="黑体"/>
          <w:szCs w:val="24"/>
          <w:lang w:val="en-US" w:eastAsia="zh-CN"/>
        </w:rPr>
        <w:t xml:space="preserve">4.4.6. </w:t>
      </w:r>
      <w:r>
        <w:rPr>
          <w:rFonts w:hint="eastAsia" w:ascii="黑体" w:hAnsi="黑体" w:eastAsia="黑体" w:cs="黑体"/>
          <w:szCs w:val="24"/>
          <w:lang w:val="en-US" w:eastAsia="zh-CN"/>
        </w:rPr>
        <w:t>服务中心</w:t>
      </w:r>
      <w:r>
        <w:tab/>
      </w:r>
      <w:r>
        <w:fldChar w:fldCharType="begin"/>
      </w:r>
      <w:r>
        <w:instrText xml:space="preserve"> PAGEREF _Toc28335 </w:instrText>
      </w:r>
      <w:r>
        <w:fldChar w:fldCharType="separate"/>
      </w:r>
      <w:r>
        <w:t>41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_Toc16231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（1） </w:t>
      </w:r>
      <w:r>
        <w:rPr>
          <w:rFonts w:hint="eastAsia"/>
          <w:lang w:val="en-US" w:eastAsia="zh-CN"/>
        </w:rPr>
        <w:t>页面设计</w:t>
      </w:r>
      <w:r>
        <w:tab/>
      </w:r>
      <w:r>
        <w:fldChar w:fldCharType="begin"/>
      </w:r>
      <w:r>
        <w:instrText xml:space="preserve"> PAGEREF _Toc16231 </w:instrText>
      </w:r>
      <w:r>
        <w:fldChar w:fldCharType="separate"/>
      </w:r>
      <w:r>
        <w:t>41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_Toc4251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（2） </w:t>
      </w:r>
      <w:r>
        <w:rPr>
          <w:rFonts w:hint="eastAsia"/>
          <w:lang w:val="en-US" w:eastAsia="zh-CN"/>
        </w:rPr>
        <w:t>页面描述</w:t>
      </w:r>
      <w:r>
        <w:tab/>
      </w:r>
      <w:r>
        <w:fldChar w:fldCharType="begin"/>
      </w:r>
      <w:r>
        <w:instrText xml:space="preserve"> PAGEREF _Toc4251 </w:instrText>
      </w:r>
      <w:r>
        <w:fldChar w:fldCharType="separate"/>
      </w:r>
      <w:r>
        <w:t>41</w:t>
      </w:r>
      <w:r>
        <w:fldChar w:fldCharType="end"/>
      </w:r>
      <w:r>
        <w:rPr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szCs w:val="28"/>
        </w:rPr>
        <w:fldChar w:fldCharType="begin"/>
      </w:r>
      <w:r>
        <w:rPr>
          <w:szCs w:val="28"/>
        </w:rPr>
        <w:instrText xml:space="preserve"> HYPERLINK \l _Toc29847 </w:instrText>
      </w:r>
      <w:r>
        <w:rPr>
          <w:szCs w:val="28"/>
        </w:rPr>
        <w:fldChar w:fldCharType="separate"/>
      </w:r>
      <w:r>
        <w:rPr>
          <w:rFonts w:hint="default"/>
          <w:lang w:val="en-US" w:eastAsia="zh-CN"/>
        </w:rPr>
        <w:t xml:space="preserve">（3） </w:t>
      </w:r>
      <w:r>
        <w:rPr>
          <w:rFonts w:hint="eastAsia"/>
          <w:lang w:val="en-US" w:eastAsia="zh-CN"/>
        </w:rPr>
        <w:t>页面规则</w:t>
      </w:r>
      <w:r>
        <w:tab/>
      </w:r>
      <w:r>
        <w:fldChar w:fldCharType="begin"/>
      </w:r>
      <w:r>
        <w:instrText xml:space="preserve"> PAGEREF _Toc29847 </w:instrText>
      </w:r>
      <w:r>
        <w:fldChar w:fldCharType="separate"/>
      </w:r>
      <w:r>
        <w:t>42</w:t>
      </w:r>
      <w:r>
        <w:fldChar w:fldCharType="end"/>
      </w:r>
      <w:r>
        <w:rPr>
          <w:szCs w:val="28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szCs w:val="28"/>
        </w:rPr>
      </w:pPr>
      <w:r>
        <w:rPr>
          <w:szCs w:val="28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szCs w:val="2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szCs w:val="28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20" w:after="90" w:line="360" w:lineRule="auto"/>
        <w:ind w:left="425" w:leftChars="0" w:hanging="425" w:firstLineChars="0"/>
        <w:textAlignment w:val="auto"/>
        <w:rPr>
          <w:rFonts w:hint="eastAsia" w:ascii="黑体" w:hAnsi="黑体" w:eastAsia="黑体" w:cs="黑体"/>
          <w:b w:val="0"/>
          <w:bCs/>
          <w:sz w:val="30"/>
          <w:szCs w:val="30"/>
          <w:lang w:val="en-US" w:eastAsia="zh-CN"/>
        </w:rPr>
      </w:pPr>
      <w:bookmarkStart w:id="0" w:name="_Toc8027"/>
      <w:r>
        <w:rPr>
          <w:rFonts w:hint="eastAsia" w:ascii="黑体" w:hAnsi="黑体" w:eastAsia="黑体" w:cs="黑体"/>
          <w:b w:val="0"/>
          <w:bCs/>
          <w:sz w:val="30"/>
          <w:szCs w:val="30"/>
          <w:lang w:val="en-US" w:eastAsia="zh-CN"/>
        </w:rPr>
        <w:t>项目背景</w:t>
      </w:r>
      <w:bookmarkEnd w:id="0"/>
    </w:p>
    <w:p>
      <w:pPr>
        <w:bidi w:val="0"/>
        <w:spacing w:line="360" w:lineRule="auto"/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实现真正的快递服务到家，公司开通小区服务，可为小区业主提供上门寄件、派件服务，后续还可提供跑腿代购等服务。并为快递量大的业主提供快递箱，业主可远程操控快递箱，用户可真正享受安全、便捷、快速的快递服务。</w:t>
      </w: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20" w:after="90" w:line="360" w:lineRule="auto"/>
        <w:ind w:left="425" w:leftChars="0" w:hanging="425" w:firstLineChars="0"/>
        <w:textAlignment w:val="auto"/>
        <w:rPr>
          <w:rFonts w:hint="eastAsia" w:ascii="黑体" w:hAnsi="黑体" w:eastAsia="黑体" w:cs="黑体"/>
          <w:b w:val="0"/>
          <w:bCs/>
          <w:sz w:val="30"/>
          <w:szCs w:val="30"/>
          <w:lang w:val="en-US" w:eastAsia="zh-CN"/>
        </w:rPr>
      </w:pPr>
      <w:bookmarkStart w:id="1" w:name="_Toc13612"/>
      <w:r>
        <w:rPr>
          <w:rFonts w:hint="eastAsia" w:ascii="黑体" w:hAnsi="黑体" w:eastAsia="黑体" w:cs="黑体"/>
          <w:b w:val="0"/>
          <w:bCs/>
          <w:sz w:val="30"/>
          <w:szCs w:val="30"/>
          <w:lang w:val="en-US" w:eastAsia="zh-CN"/>
        </w:rPr>
        <w:t>流程图</w:t>
      </w:r>
      <w:bookmarkEnd w:id="1"/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567" w:leftChars="0" w:hanging="567" w:firstLineChars="0"/>
        <w:textAlignment w:val="auto"/>
        <w:outlineLvl w:val="1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2" w:name="_Toc23052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用例图</w:t>
      </w:r>
      <w:bookmarkEnd w:id="2"/>
    </w:p>
    <w:p>
      <w:pPr>
        <w:keepNext w:val="0"/>
        <w:keepLines w:val="0"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9" w:leftChars="0" w:hanging="709" w:firstLineChars="0"/>
        <w:textAlignment w:val="auto"/>
        <w:outlineLvl w:val="2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3" w:name="_Toc20895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用户用例图</w:t>
      </w:r>
      <w:bookmarkEnd w:id="3"/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570.2pt;width:415.05pt;" o:ole="t" filled="f" o:preferrelative="t" stroked="f" coordsize="21600,21600">
            <v:path/>
            <v:fill on="f" focussize="0,0"/>
            <v:stroke on="f"/>
            <v:imagedata r:id="rId5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4">
            <o:LockedField>false</o:LockedField>
          </o:OLEObject>
        </w:objec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PS： 黄色底色功能表示本次迭代需开发功能,绿底表示已经开发完成的功能，蓝底标识未开发功能。</w:t>
      </w: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567" w:leftChars="0" w:hanging="567" w:firstLineChars="0"/>
        <w:textAlignment w:val="auto"/>
        <w:outlineLvl w:val="1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4" w:name="_Toc11455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总体流程图</w:t>
      </w:r>
      <w:bookmarkEnd w:id="4"/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6" o:spt="75" type="#_x0000_t75" style="height:260.25pt;width:414.75pt;" o:ole="t" filled="f" o:preferrelative="t" stroked="f" coordsize="21600,21600">
            <v:path/>
            <v:fill on="f" focussize="0,0"/>
            <v:stroke on="f"/>
            <v:imagedata r:id="rId7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6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567" w:leftChars="0" w:hanging="567" w:firstLineChars="0"/>
        <w:textAlignment w:val="auto"/>
        <w:outlineLvl w:val="1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5" w:name="_Toc14468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箱子管理流程图</w:t>
      </w:r>
      <w:bookmarkEnd w:id="5"/>
    </w:p>
    <w:p>
      <w:pPr>
        <w:numPr>
          <w:ilvl w:val="0"/>
          <w:numId w:val="0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7" o:spt="75" type="#_x0000_t75" style="height:356.95pt;width:414.6pt;" o:ole="t" filled="f" o:preferrelative="t" stroked="f" coordsize="21600,21600">
            <v:path/>
            <v:fill on="f" focussize="0,0"/>
            <v:stroke on="f"/>
            <v:imagedata r:id="rId9" o:title=""/>
            <o:lock v:ext="edit" aspectratio="f"/>
            <w10:wrap type="none"/>
            <w10:anchorlock/>
          </v:shape>
          <o:OLEObject Type="Embed" ProgID="Visio.Drawing.15" ShapeID="_x0000_i1027" DrawAspect="Content" ObjectID="_1468075727" r:id="rId8">
            <o:LockedField>false</o:LockedField>
          </o:OLEObject>
        </w:object>
      </w:r>
    </w:p>
    <w:p>
      <w:pPr>
        <w:ind w:left="0" w:leftChars="-400" w:hanging="840" w:hangingChars="40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567" w:leftChars="0" w:hanging="567" w:firstLineChars="0"/>
        <w:textAlignment w:val="auto"/>
        <w:outlineLvl w:val="1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6" w:name="_Toc21942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寄快递流程图</w:t>
      </w:r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8" o:spt="75" type="#_x0000_t75" style="height:490.15pt;width:415.0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f"/>
            <w10:wrap type="none"/>
            <w10:anchorlock/>
          </v:shape>
          <o:OLEObject Type="Embed" ProgID="Visio.Drawing.15" ShapeID="_x0000_i1028" DrawAspect="Content" ObjectID="_1468075728" r:id="rId10">
            <o:LockedField>false</o:LockedField>
          </o:OLEObject>
        </w:objec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PS：标黄色文字是代表线下流程，蓝底部分代表系统后台自动流程，白底部分表示页面操作流程</w:t>
      </w: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20" w:after="90" w:line="360" w:lineRule="auto"/>
        <w:ind w:left="425" w:leftChars="0" w:hanging="425" w:firstLineChars="0"/>
        <w:textAlignment w:val="auto"/>
        <w:rPr>
          <w:rFonts w:hint="eastAsia" w:ascii="黑体" w:hAnsi="黑体" w:eastAsia="黑体" w:cs="黑体"/>
          <w:b w:val="0"/>
          <w:bCs/>
          <w:sz w:val="30"/>
          <w:szCs w:val="30"/>
          <w:lang w:val="en-US" w:eastAsia="zh-CN"/>
        </w:rPr>
      </w:pPr>
      <w:bookmarkStart w:id="7" w:name="_Toc13518"/>
      <w:r>
        <w:rPr>
          <w:rFonts w:hint="eastAsia" w:ascii="黑体" w:hAnsi="黑体" w:eastAsia="黑体" w:cs="黑体"/>
          <w:b w:val="0"/>
          <w:bCs/>
          <w:sz w:val="30"/>
          <w:szCs w:val="30"/>
          <w:lang w:val="en-US" w:eastAsia="zh-CN"/>
        </w:rPr>
        <w:t>开发通用需求</w:t>
      </w:r>
      <w:bookmarkEnd w:id="7"/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BEBEBE" w:themeFill="background1" w:themeFillShade="BF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主题</w:t>
            </w:r>
          </w:p>
        </w:tc>
        <w:tc>
          <w:tcPr>
            <w:tcW w:w="4261" w:type="dxa"/>
            <w:shd w:val="clear" w:color="auto" w:fill="BEBEBE" w:themeFill="background1" w:themeFillShade="BF"/>
            <w:vAlign w:val="top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开发需求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手机号校验</w:t>
            </w:r>
          </w:p>
        </w:tc>
        <w:tc>
          <w:tcPr>
            <w:tcW w:w="426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vertAlign w:val="baseline"/>
                <w:lang w:val="en-US" w:eastAsia="zh-CN"/>
              </w:rPr>
              <w:t>格式是否正确，由1开头，11位纯数字。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错误提示框</w:t>
            </w:r>
          </w:p>
        </w:tc>
        <w:tc>
          <w:tcPr>
            <w:tcW w:w="4261" w:type="dxa"/>
          </w:tcPr>
          <w:p>
            <w:pPr>
              <w:rPr>
                <w:rFonts w:hint="eastAsia" w:asciiTheme="majorEastAsia" w:hAnsiTheme="majorEastAsia" w:eastAsiaTheme="majorEastAsia" w:cstheme="majorEastAsia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vertAlign w:val="baseline"/>
                <w:lang w:val="en-US" w:eastAsia="zh-CN"/>
              </w:rPr>
              <w:t>录入错误时，采用弹出小框提示，小框默认2s自动关闭，弹出框时不影响页面修改。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获取验证码</w:t>
            </w:r>
          </w:p>
        </w:tc>
        <w:tc>
          <w:tcPr>
            <w:tcW w:w="4261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点击“获取验证码”后，字段切换成“**s重新发送”，且按钮不可点击，时间自动刷新往下递减，0s后“获取验证码”按钮可重新点击。</w:t>
            </w:r>
          </w:p>
          <w:p>
            <w:pPr>
              <w:rPr>
                <w:rFonts w:hint="eastAsia" w:asciiTheme="majorEastAsia" w:hAnsiTheme="majorEastAsia" w:eastAsiaTheme="majorEastAsia" w:cstheme="major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验证码位数</w:t>
            </w:r>
          </w:p>
        </w:tc>
        <w:tc>
          <w:tcPr>
            <w:tcW w:w="4261" w:type="dxa"/>
          </w:tcPr>
          <w:p>
            <w:pPr>
              <w:rPr>
                <w:rFonts w:hint="default" w:asciiTheme="majorEastAsia" w:hAnsiTheme="majorEastAsia" w:eastAsiaTheme="majorEastAsia" w:cstheme="majorEastAsia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vertAlign w:val="baseline"/>
                <w:lang w:val="en-US" w:eastAsia="zh-CN"/>
              </w:rPr>
              <w:t>如无特殊说明，验证码为4位随机数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点击“获取验证码”时</w:t>
            </w:r>
          </w:p>
        </w:tc>
        <w:tc>
          <w:tcPr>
            <w:tcW w:w="4261" w:type="dxa"/>
          </w:tcPr>
          <w:p>
            <w:pPr>
              <w:rPr>
                <w:rFonts w:hint="default" w:asciiTheme="majorEastAsia" w:hAnsiTheme="majorEastAsia" w:eastAsiaTheme="majorEastAsia" w:cstheme="majorEastAsia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vertAlign w:val="baseline"/>
                <w:lang w:val="en-US" w:eastAsia="zh-CN"/>
              </w:rPr>
              <w:t>需要校验手机号格式是否正确，不正确提示“手机号格式不正确”。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手机自带返回功能</w:t>
            </w:r>
          </w:p>
        </w:tc>
        <w:tc>
          <w:tcPr>
            <w:tcW w:w="4261" w:type="dxa"/>
          </w:tcPr>
          <w:p>
            <w:pPr>
              <w:rPr>
                <w:rFonts w:hint="default" w:asciiTheme="majorEastAsia" w:hAnsiTheme="majorEastAsia" w:eastAsiaTheme="majorEastAsia" w:cstheme="maj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Android和IOS端，点击手机自带返回功能可以返回上一个操作页面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返回按钮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返回上一个操作页面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密码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6-14位数字、英文、特殊数字（不包含空格、表情）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原型图地址：https://2g3drc.axshare.com</w:t>
      </w:r>
    </w:p>
    <w:p>
      <w:pPr>
        <w:pStyle w:val="2"/>
        <w:keepNext/>
        <w:keepLines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20" w:after="90" w:line="360" w:lineRule="auto"/>
        <w:ind w:left="425" w:leftChars="0" w:hanging="425" w:firstLineChars="0"/>
        <w:textAlignment w:val="auto"/>
        <w:rPr>
          <w:rFonts w:hint="default"/>
          <w:sz w:val="30"/>
          <w:szCs w:val="30"/>
          <w:lang w:val="en-US" w:eastAsia="zh-CN"/>
        </w:rPr>
      </w:pPr>
      <w:bookmarkStart w:id="8" w:name="_Toc19176"/>
      <w:r>
        <w:rPr>
          <w:rFonts w:hint="eastAsia" w:ascii="黑体" w:hAnsi="黑体" w:eastAsia="黑体" w:cs="黑体"/>
          <w:b w:val="0"/>
          <w:bCs/>
          <w:sz w:val="30"/>
          <w:szCs w:val="30"/>
          <w:lang w:val="en-US" w:eastAsia="zh-CN"/>
        </w:rPr>
        <w:t>系统需求</w:t>
      </w:r>
      <w:bookmarkEnd w:id="8"/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67" w:leftChars="0" w:hanging="567" w:firstLineChars="0"/>
        <w:textAlignment w:val="auto"/>
        <w:outlineLvl w:val="1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9" w:name="_Toc13111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首页</w:t>
      </w:r>
      <w:bookmarkEnd w:id="9"/>
    </w:p>
    <w:p>
      <w:pPr>
        <w:keepNext w:val="0"/>
        <w:keepLines w:val="0"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9" w:leftChars="0" w:hanging="709" w:firstLineChars="0"/>
        <w:textAlignment w:val="auto"/>
        <w:outlineLvl w:val="2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10" w:name="_Toc11631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首页功能</w:t>
      </w:r>
      <w:bookmarkEnd w:id="10"/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bookmarkStart w:id="11" w:name="_Toc7713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页面设计</w:t>
      </w:r>
      <w:bookmarkEnd w:id="11"/>
    </w:p>
    <w:p>
      <w:pPr>
        <w:bidi w:val="0"/>
        <w:spacing w:line="360" w:lineRule="auto"/>
      </w:pPr>
      <w:r>
        <w:drawing>
          <wp:inline distT="0" distB="0" distL="114300" distR="114300">
            <wp:extent cx="2311400" cy="4088130"/>
            <wp:effectExtent l="0" t="0" r="12700" b="7620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408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line="360" w:lineRule="auto"/>
        <w:ind w:firstLine="1680" w:firstLineChars="8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bidi w:val="0"/>
        <w:spacing w:line="360" w:lineRule="auto"/>
        <w:ind w:left="1260" w:leftChars="0"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bookmarkStart w:id="12" w:name="_Toc9643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页面描述</w:t>
      </w:r>
      <w:bookmarkEnd w:id="12"/>
    </w:p>
    <w:p>
      <w:pPr>
        <w:numPr>
          <w:ilvl w:val="0"/>
          <w:numId w:val="3"/>
        </w:numPr>
        <w:tabs>
          <w:tab w:val="left" w:pos="840"/>
        </w:tabs>
        <w:bidi w:val="0"/>
        <w:spacing w:line="360" w:lineRule="auto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底层菜单栏，将“我的订单”修改成“在线商城”，在线商城页面点击进去后空白显示。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bookmarkStart w:id="13" w:name="_Toc23322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页面规则</w:t>
      </w:r>
      <w:bookmarkEnd w:id="13"/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无修改。</w:t>
      </w:r>
    </w:p>
    <w:p>
      <w:pPr>
        <w:keepNext w:val="0"/>
        <w:keepLines w:val="0"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9" w:leftChars="0" w:hanging="709" w:firstLineChars="0"/>
        <w:textAlignment w:val="auto"/>
        <w:outlineLvl w:val="2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14" w:name="_Toc3035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添加设备</w:t>
      </w:r>
      <w:bookmarkEnd w:id="14"/>
    </w:p>
    <w:p>
      <w:pPr>
        <w:keepNext w:val="0"/>
        <w:keepLines w:val="0"/>
        <w:pageBreakBefore w:val="0"/>
        <w:widowControl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50" w:leftChars="0" w:hanging="850" w:firstLineChars="0"/>
        <w:textAlignment w:val="auto"/>
        <w:outlineLvl w:val="3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15" w:name="_Toc9952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2G绑定</w:t>
      </w:r>
      <w:bookmarkEnd w:id="15"/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4"/>
        <w:rPr>
          <w:rFonts w:hint="default"/>
          <w:lang w:val="en-US" w:eastAsia="zh-CN"/>
        </w:rPr>
      </w:pPr>
      <w:bookmarkStart w:id="16" w:name="_Toc11433"/>
      <w:r>
        <w:rPr>
          <w:rFonts w:hint="eastAsia"/>
          <w:lang w:val="en-US" w:eastAsia="zh-CN"/>
        </w:rPr>
        <w:t>页面设计</w:t>
      </w:r>
      <w:bookmarkEnd w:id="16"/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2546985" cy="4471670"/>
            <wp:effectExtent l="0" t="0" r="5715" b="5080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6985" cy="447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0160" cy="4476750"/>
            <wp:effectExtent l="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0" w:leftChars="0" w:firstLine="1890" w:firstLineChars="900"/>
        <w:jc w:val="left"/>
      </w:pPr>
      <w:r>
        <w:rPr>
          <w:rFonts w:hint="eastAsia"/>
          <w:lang w:val="en-US" w:eastAsia="zh-CN"/>
        </w:rPr>
        <w:t>图1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图2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2128520" cy="3769995"/>
            <wp:effectExtent l="0" t="0" r="5080" b="1905"/>
            <wp:docPr id="1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200" w:firstLine="1470" w:firstLineChars="7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4"/>
        <w:rPr>
          <w:rFonts w:hint="default"/>
          <w:lang w:val="en-US" w:eastAsia="zh-CN"/>
        </w:rPr>
      </w:pPr>
      <w:bookmarkStart w:id="17" w:name="_Toc15029"/>
      <w:r>
        <w:rPr>
          <w:rFonts w:hint="eastAsia"/>
          <w:lang w:val="en-US" w:eastAsia="zh-CN"/>
        </w:rPr>
        <w:t>页面描述</w:t>
      </w:r>
      <w:bookmarkEnd w:id="17"/>
    </w:p>
    <w:p>
      <w:pPr>
        <w:numPr>
          <w:ilvl w:val="0"/>
          <w:numId w:val="5"/>
        </w:numPr>
        <w:tabs>
          <w:tab w:val="left" w:pos="840"/>
        </w:tabs>
        <w:bidi w:val="0"/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在点击首页【添加设备】按钮后，当同意服务协议后，页面跳转到如图1所示页面（原功能是直接跳转到图3功能中，本次需求增加绑定方式选择）。</w:t>
      </w:r>
    </w:p>
    <w:tbl>
      <w:tblPr>
        <w:tblStyle w:val="9"/>
        <w:tblW w:w="8159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7"/>
        <w:gridCol w:w="1338"/>
        <w:gridCol w:w="50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00B0F0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字段名称</w:t>
            </w:r>
          </w:p>
        </w:tc>
        <w:tc>
          <w:tcPr>
            <w:tcW w:w="1338" w:type="dxa"/>
            <w:shd w:val="clear" w:color="auto" w:fill="00B0F0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字段类型</w:t>
            </w:r>
          </w:p>
        </w:tc>
        <w:tc>
          <w:tcPr>
            <w:tcW w:w="5024" w:type="dxa"/>
            <w:shd w:val="clear" w:color="auto" w:fill="00B0F0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绑定方式</w:t>
            </w:r>
          </w:p>
        </w:tc>
        <w:tc>
          <w:tcPr>
            <w:tcW w:w="1338" w:type="dxa"/>
          </w:tcPr>
          <w:p>
            <w:pPr>
              <w:spacing w:line="24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下拉选项</w:t>
            </w:r>
          </w:p>
        </w:tc>
        <w:tc>
          <w:tcPr>
            <w:tcW w:w="5024" w:type="dxa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必录，下拉码表：2G绑定，WIFI绑定。</w:t>
            </w:r>
          </w:p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默认带出2G绑定，可修改。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下一步</w:t>
            </w:r>
          </w:p>
        </w:tc>
        <w:tc>
          <w:tcPr>
            <w:tcW w:w="1338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5024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根据绑定方式进行跳转，当选择“2G绑定”，则页面跳转到图2所示页面；当选择“WIFI绑定”，则页面跳转到设备配对页面（见图3，原有功能）。</w:t>
            </w:r>
          </w:p>
        </w:tc>
      </w:tr>
    </w:tbl>
    <w:p>
      <w:pPr>
        <w:numPr>
          <w:ilvl w:val="0"/>
          <w:numId w:val="5"/>
        </w:numPr>
        <w:tabs>
          <w:tab w:val="left" w:pos="840"/>
        </w:tabs>
        <w:bidi w:val="0"/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扫描页面，如图2所示，扫描后需要识别快递箱上的SN，识别成功后将SN、手机号传入后台服务器做绑定，当绑定成功，页面跳转到[地址信息]页面，绑定失败时，需要提示失败原因，可重新进行扫描。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4"/>
        <w:rPr>
          <w:rFonts w:hint="default"/>
          <w:lang w:val="en-US" w:eastAsia="zh-CN"/>
        </w:rPr>
      </w:pPr>
      <w:bookmarkStart w:id="18" w:name="_Toc1676"/>
      <w:r>
        <w:rPr>
          <w:rFonts w:hint="eastAsia"/>
          <w:lang w:val="en-US" w:eastAsia="zh-CN"/>
        </w:rPr>
        <w:t>页面规则</w:t>
      </w:r>
      <w:bookmarkEnd w:id="18"/>
    </w:p>
    <w:p>
      <w:pPr>
        <w:numPr>
          <w:ilvl w:val="0"/>
          <w:numId w:val="6"/>
        </w:numPr>
        <w:tabs>
          <w:tab w:val="left" w:pos="840"/>
        </w:tabs>
        <w:bidi w:val="0"/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扫描SN号成功后，与后台交互，后台需要校验：</w:t>
      </w:r>
    </w:p>
    <w:p>
      <w:pPr>
        <w:numPr>
          <w:ilvl w:val="1"/>
          <w:numId w:val="6"/>
        </w:numPr>
        <w:bidi w:val="0"/>
        <w:spacing w:line="360" w:lineRule="auto"/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如果SN号已经做过2G绑定，则阻断提示：“该智能箱已经做过2G绑定”。</w:t>
      </w:r>
    </w:p>
    <w:p>
      <w:pPr>
        <w:numPr>
          <w:ilvl w:val="1"/>
          <w:numId w:val="6"/>
        </w:numPr>
        <w:bidi w:val="0"/>
        <w:spacing w:line="360" w:lineRule="auto"/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如果SN号在系统中不存在，阻断提示：“智能箱序列号不正确”</w:t>
      </w:r>
    </w:p>
    <w:p>
      <w:pPr>
        <w:keepNext w:val="0"/>
        <w:keepLines w:val="0"/>
        <w:pageBreakBefore w:val="0"/>
        <w:widowControl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50" w:leftChars="0" w:hanging="850" w:firstLineChars="0"/>
        <w:textAlignment w:val="auto"/>
        <w:outlineLvl w:val="3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19" w:name="_Toc1160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地址信息</w:t>
      </w:r>
      <w:bookmarkEnd w:id="19"/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4"/>
        <w:rPr>
          <w:rFonts w:hint="default"/>
          <w:lang w:val="en-US" w:eastAsia="zh-CN"/>
        </w:rPr>
      </w:pPr>
      <w:bookmarkStart w:id="20" w:name="_Toc23487"/>
      <w:r>
        <w:rPr>
          <w:rFonts w:hint="eastAsia"/>
          <w:lang w:val="en-US" w:eastAsia="zh-CN"/>
        </w:rPr>
        <w:t>页面设计</w:t>
      </w:r>
      <w:bookmarkEnd w:id="20"/>
    </w:p>
    <w:p>
      <w:pPr>
        <w:bidi w:val="0"/>
      </w:pPr>
      <w:r>
        <w:drawing>
          <wp:inline distT="0" distB="0" distL="114300" distR="114300">
            <wp:extent cx="2404110" cy="4220210"/>
            <wp:effectExtent l="0" t="0" r="15240" b="889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4110" cy="422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840" w:leftChars="0"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图1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4"/>
        <w:rPr>
          <w:rFonts w:hint="default"/>
          <w:lang w:val="en-US" w:eastAsia="zh-CN"/>
        </w:rPr>
      </w:pPr>
      <w:bookmarkStart w:id="21" w:name="_Toc16777"/>
      <w:r>
        <w:rPr>
          <w:rFonts w:hint="eastAsia"/>
          <w:lang w:val="en-US" w:eastAsia="zh-CN"/>
        </w:rPr>
        <w:t>页面描述</w:t>
      </w:r>
      <w:bookmarkEnd w:id="21"/>
    </w:p>
    <w:p>
      <w:pPr>
        <w:numPr>
          <w:ilvl w:val="0"/>
          <w:numId w:val="8"/>
        </w:numPr>
        <w:bidi w:val="0"/>
        <w:spacing w:line="360" w:lineRule="auto"/>
        <w:ind w:left="84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当模式选择“有小区模式”时，页面显示如图1所示；改动点：</w:t>
      </w:r>
    </w:p>
    <w:p>
      <w:pPr>
        <w:numPr>
          <w:ilvl w:val="1"/>
          <w:numId w:val="8"/>
        </w:numPr>
        <w:bidi w:val="0"/>
        <w:spacing w:line="360" w:lineRule="auto"/>
        <w:ind w:left="126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原“房门号”字段修改成“门牌号”，手工录入改成选择框，选择框带出的值为小区编码、楼号、单元号、楼层下的门牌号列表，必录项。</w:t>
      </w:r>
    </w:p>
    <w:p>
      <w:pPr>
        <w:numPr>
          <w:ilvl w:val="1"/>
          <w:numId w:val="8"/>
        </w:numPr>
        <w:bidi w:val="0"/>
        <w:spacing w:line="360" w:lineRule="auto"/>
        <w:ind w:left="126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选择门牌号时，当还未选择“楼层信息”，则阻断提示“请先选择楼层信息”。</w:t>
      </w:r>
    </w:p>
    <w:p>
      <w:pPr>
        <w:numPr>
          <w:ilvl w:val="1"/>
          <w:numId w:val="8"/>
        </w:numPr>
        <w:bidi w:val="0"/>
        <w:spacing w:line="360" w:lineRule="auto"/>
        <w:ind w:left="126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其他功能不做改动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4"/>
        <w:rPr>
          <w:rFonts w:hint="default"/>
          <w:lang w:val="en-US" w:eastAsia="zh-CN"/>
        </w:rPr>
      </w:pPr>
      <w:bookmarkStart w:id="22" w:name="_Toc28942"/>
      <w:r>
        <w:rPr>
          <w:rFonts w:hint="eastAsia"/>
          <w:lang w:val="en-US" w:eastAsia="zh-CN"/>
        </w:rPr>
        <w:t>页面规则</w:t>
      </w:r>
      <w:bookmarkEnd w:id="22"/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无修改。</w:t>
      </w:r>
    </w:p>
    <w:p>
      <w:pPr>
        <w:keepNext w:val="0"/>
        <w:keepLines w:val="0"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9" w:leftChars="0" w:hanging="709" w:firstLineChars="0"/>
        <w:textAlignment w:val="auto"/>
        <w:outlineLvl w:val="2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23" w:name="_Toc5701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添加移动驿站</w:t>
      </w:r>
      <w:bookmarkEnd w:id="23"/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default"/>
          <w:lang w:val="en-US" w:eastAsia="zh-CN"/>
        </w:rPr>
      </w:pPr>
      <w:bookmarkStart w:id="24" w:name="_Toc18427"/>
      <w:r>
        <w:rPr>
          <w:rFonts w:hint="eastAsia"/>
          <w:lang w:val="en-US" w:eastAsia="zh-CN"/>
        </w:rPr>
        <w:t>页面设计</w:t>
      </w:r>
      <w:bookmarkEnd w:id="24"/>
    </w:p>
    <w:p>
      <w:pPr>
        <w:bidi w:val="0"/>
        <w:jc w:val="center"/>
      </w:pPr>
      <w:r>
        <w:drawing>
          <wp:inline distT="0" distB="0" distL="114300" distR="114300">
            <wp:extent cx="2247265" cy="3945255"/>
            <wp:effectExtent l="0" t="0" r="635" b="17145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7265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default"/>
          <w:lang w:val="en-US" w:eastAsia="zh-CN"/>
        </w:rPr>
      </w:pPr>
      <w:bookmarkStart w:id="25" w:name="_Toc22716"/>
      <w:r>
        <w:rPr>
          <w:rFonts w:hint="eastAsia"/>
          <w:lang w:val="en-US" w:eastAsia="zh-CN"/>
        </w:rPr>
        <w:t>页面描述</w:t>
      </w:r>
      <w:bookmarkEnd w:id="25"/>
    </w:p>
    <w:p>
      <w:pPr>
        <w:numPr>
          <w:ilvl w:val="0"/>
          <w:numId w:val="10"/>
        </w:numPr>
        <w:tabs>
          <w:tab w:val="left" w:pos="840"/>
        </w:tabs>
        <w:bidi w:val="0"/>
        <w:spacing w:line="360" w:lineRule="auto"/>
        <w:ind w:left="84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原“房门号”字段修改成“门牌号”，手工录入改成选择框，选择框带出的值为小区编码、楼号、单元号、楼层下的门牌号列表，必录项。</w:t>
      </w:r>
    </w:p>
    <w:p>
      <w:pPr>
        <w:numPr>
          <w:ilvl w:val="0"/>
          <w:numId w:val="10"/>
        </w:numPr>
        <w:tabs>
          <w:tab w:val="left" w:pos="840"/>
        </w:tabs>
        <w:bidi w:val="0"/>
        <w:spacing w:line="360" w:lineRule="auto"/>
        <w:ind w:left="84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选择门牌号时，当还未选择“楼层信息”，则阻断提示“请先选择楼层信息”。</w:t>
      </w:r>
    </w:p>
    <w:p>
      <w:pPr>
        <w:numPr>
          <w:ilvl w:val="0"/>
          <w:numId w:val="10"/>
        </w:numPr>
        <w:tabs>
          <w:tab w:val="left" w:pos="840"/>
        </w:tabs>
        <w:bidi w:val="0"/>
        <w:spacing w:line="360" w:lineRule="auto"/>
        <w:ind w:left="84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“修改移动驿站”功能做同样修改。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default"/>
          <w:lang w:val="en-US" w:eastAsia="zh-CN"/>
        </w:rPr>
      </w:pPr>
      <w:bookmarkStart w:id="26" w:name="_Toc22270"/>
      <w:r>
        <w:rPr>
          <w:rFonts w:hint="eastAsia"/>
          <w:lang w:val="en-US" w:eastAsia="zh-CN"/>
        </w:rPr>
        <w:t>页面规则</w:t>
      </w:r>
      <w:bookmarkEnd w:id="26"/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无修改。</w:t>
      </w:r>
    </w:p>
    <w:p>
      <w:pPr>
        <w:keepNext w:val="0"/>
        <w:keepLines w:val="0"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9" w:leftChars="0" w:hanging="709" w:firstLineChars="0"/>
        <w:textAlignment w:val="auto"/>
        <w:outlineLvl w:val="2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27" w:name="_Toc9234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查看箱子</w:t>
      </w:r>
      <w:bookmarkEnd w:id="27"/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default"/>
          <w:lang w:val="en-US" w:eastAsia="zh-CN"/>
        </w:rPr>
      </w:pPr>
      <w:bookmarkStart w:id="28" w:name="_Toc6396"/>
      <w:r>
        <w:rPr>
          <w:rFonts w:hint="eastAsia"/>
          <w:lang w:val="en-US" w:eastAsia="zh-CN"/>
        </w:rPr>
        <w:t>页面设计</w:t>
      </w:r>
      <w:bookmarkEnd w:id="28"/>
    </w:p>
    <w:p>
      <w:pPr>
        <w:bidi w:val="0"/>
      </w:pPr>
      <w:r>
        <w:drawing>
          <wp:inline distT="0" distB="0" distL="114300" distR="114300">
            <wp:extent cx="2515235" cy="4415155"/>
            <wp:effectExtent l="0" t="0" r="18415" b="4445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441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168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default"/>
          <w:lang w:val="en-US" w:eastAsia="zh-CN"/>
        </w:rPr>
      </w:pPr>
      <w:bookmarkStart w:id="29" w:name="_Toc19136"/>
      <w:r>
        <w:rPr>
          <w:rFonts w:hint="eastAsia"/>
          <w:lang w:val="en-US" w:eastAsia="zh-CN"/>
        </w:rPr>
        <w:t>页面描述</w:t>
      </w:r>
      <w:bookmarkEnd w:id="29"/>
    </w:p>
    <w:p>
      <w:pPr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有小区模式页面如图1，原“房门号”修改为门牌号。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default"/>
          <w:lang w:val="en-US" w:eastAsia="zh-CN"/>
        </w:rPr>
      </w:pPr>
      <w:bookmarkStart w:id="30" w:name="_Toc21789"/>
      <w:r>
        <w:rPr>
          <w:rFonts w:hint="eastAsia"/>
          <w:lang w:val="en-US" w:eastAsia="zh-CN"/>
        </w:rPr>
        <w:t>页面规则</w:t>
      </w:r>
      <w:bookmarkEnd w:id="30"/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无。</w:t>
      </w:r>
      <w:r>
        <w:rPr>
          <w:rFonts w:hint="eastAsia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67" w:leftChars="0" w:hanging="567" w:firstLineChars="0"/>
        <w:textAlignment w:val="auto"/>
        <w:outlineLvl w:val="1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31" w:name="_Toc9084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寄快递</w:t>
      </w:r>
      <w:bookmarkEnd w:id="31"/>
    </w:p>
    <w:p>
      <w:pPr>
        <w:keepNext w:val="0"/>
        <w:keepLines w:val="0"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9" w:leftChars="0" w:hanging="709" w:firstLineChars="0"/>
        <w:textAlignment w:val="auto"/>
        <w:outlineLvl w:val="2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32" w:name="_Toc19114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寄件协议</w:t>
      </w:r>
      <w:bookmarkEnd w:id="32"/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del w:id="24" w:author="彼岸花" w:date="2019-06-21T12:48:34Z"/>
          <w:rFonts w:hint="default"/>
          <w:lang w:val="en-US" w:eastAsia="zh-CN"/>
        </w:rPr>
      </w:pPr>
      <w:del w:id="25" w:author="彼岸花" w:date="2019-06-21T12:48:34Z">
        <w:bookmarkStart w:id="33" w:name="_Toc20016"/>
        <w:r>
          <w:rPr>
            <w:rFonts w:hint="eastAsia"/>
            <w:lang w:val="en-US" w:eastAsia="zh-CN"/>
          </w:rPr>
          <w:delText>页面设计</w:delText>
        </w:r>
        <w:bookmarkEnd w:id="33"/>
      </w:del>
    </w:p>
    <w:p>
      <w:pPr>
        <w:bidi w:val="0"/>
        <w:rPr>
          <w:del w:id="26" w:author="彼岸花" w:date="2019-06-21T12:48:34Z"/>
        </w:rPr>
      </w:pPr>
      <w:del w:id="27" w:author="彼岸花" w:date="2019-06-21T12:48:34Z">
        <w:r>
          <w:rPr/>
          <w:drawing>
            <wp:inline distT="0" distB="0" distL="114300" distR="114300">
              <wp:extent cx="2538095" cy="4541520"/>
              <wp:effectExtent l="0" t="0" r="14605" b="11430"/>
              <wp:docPr id="10" name="图片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图片 6"/>
                      <pic:cNvPicPr>
                        <a:picLocks noChangeAspect="1"/>
                      </pic:cNvPicPr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38095" cy="4541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>
      <w:pPr>
        <w:bidi w:val="0"/>
        <w:ind w:left="1260" w:leftChars="0" w:firstLine="420" w:firstLineChars="0"/>
        <w:rPr>
          <w:del w:id="29" w:author="彼岸花" w:date="2019-06-21T12:48:34Z"/>
          <w:rFonts w:hint="default"/>
          <w:lang w:val="en-US" w:eastAsia="zh-CN"/>
        </w:rPr>
      </w:pPr>
      <w:del w:id="30" w:author="彼岸花" w:date="2019-06-21T12:48:34Z">
        <w:r>
          <w:rPr>
            <w:rFonts w:hint="eastAsia"/>
            <w:lang w:val="en-US" w:eastAsia="zh-CN"/>
          </w:rPr>
          <w:delText>图1</w:delText>
        </w:r>
      </w:del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del w:id="31" w:author="彼岸花" w:date="2019-06-21T12:48:34Z"/>
          <w:rFonts w:hint="default"/>
          <w:lang w:val="en-US" w:eastAsia="zh-CN"/>
        </w:rPr>
      </w:pPr>
      <w:del w:id="32" w:author="彼岸花" w:date="2019-06-21T12:48:34Z">
        <w:bookmarkStart w:id="34" w:name="_Toc2211"/>
        <w:r>
          <w:rPr>
            <w:rFonts w:hint="eastAsia"/>
            <w:lang w:val="en-US" w:eastAsia="zh-CN"/>
          </w:rPr>
          <w:delText>页面描述</w:delText>
        </w:r>
        <w:bookmarkEnd w:id="34"/>
      </w:del>
    </w:p>
    <w:p>
      <w:pPr>
        <w:numPr>
          <w:ilvl w:val="0"/>
          <w:numId w:val="13"/>
        </w:numPr>
        <w:bidi w:val="0"/>
        <w:spacing w:line="360" w:lineRule="auto"/>
        <w:ind w:left="845" w:leftChars="0"/>
        <w:rPr>
          <w:del w:id="33" w:author="彼岸花" w:date="2019-06-21T12:48:34Z"/>
          <w:rFonts w:hint="default"/>
          <w:lang w:val="en-US" w:eastAsia="zh-CN"/>
        </w:rPr>
      </w:pPr>
      <w:del w:id="34" w:author="彼岸花" w:date="2019-06-21T12:48:34Z">
        <w:r>
          <w:rPr>
            <w:rFonts w:hint="eastAsia"/>
            <w:lang w:val="en-US" w:eastAsia="zh-CN"/>
          </w:rPr>
          <w:delText>如图1所示，寄件协议是在后台管理平台配置的，自动带出后台配置的寄件协议内容，本次需求实现后端固定内容传到前端即可。</w:delText>
        </w:r>
      </w:del>
    </w:p>
    <w:p>
      <w:pPr>
        <w:numPr>
          <w:ilvl w:val="0"/>
          <w:numId w:val="13"/>
        </w:numPr>
        <w:bidi w:val="0"/>
        <w:spacing w:line="360" w:lineRule="auto"/>
        <w:ind w:left="845" w:leftChars="0"/>
        <w:rPr>
          <w:del w:id="35" w:author="彼岸花" w:date="2019-06-21T12:48:34Z"/>
          <w:rFonts w:hint="default"/>
          <w:lang w:val="en-US" w:eastAsia="zh-CN"/>
        </w:rPr>
      </w:pPr>
      <w:del w:id="36" w:author="彼岸花" w:date="2019-06-21T12:48:34Z">
        <w:r>
          <w:rPr>
            <w:rFonts w:hint="eastAsia"/>
            <w:lang w:val="en-US" w:eastAsia="zh-CN"/>
          </w:rPr>
          <w:delText>点击同意后，页面跳转到4.3.2身份信息页面。</w:delText>
        </w:r>
      </w:del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del w:id="37" w:author="彼岸花" w:date="2019-06-21T12:48:34Z"/>
          <w:rFonts w:hint="default"/>
          <w:lang w:val="en-US" w:eastAsia="zh-CN"/>
        </w:rPr>
      </w:pPr>
      <w:del w:id="38" w:author="彼岸花" w:date="2019-06-21T12:48:34Z">
        <w:bookmarkStart w:id="35" w:name="_Toc14761"/>
        <w:r>
          <w:rPr>
            <w:rFonts w:hint="eastAsia"/>
            <w:lang w:val="en-US" w:eastAsia="zh-CN"/>
          </w:rPr>
          <w:delText>页面</w:delText>
        </w:r>
        <w:bookmarkEnd w:id="35"/>
      </w:del>
    </w:p>
    <w:p>
      <w:pPr>
        <w:numPr>
          <w:ilvl w:val="0"/>
          <w:numId w:val="14"/>
        </w:numPr>
        <w:bidi w:val="0"/>
        <w:spacing w:line="360" w:lineRule="auto"/>
        <w:ind w:left="845" w:leftChars="0"/>
        <w:rPr>
          <w:del w:id="39" w:author="彼岸花" w:date="2019-06-21T12:48:34Z"/>
          <w:rFonts w:hint="default"/>
          <w:lang w:val="en-US" w:eastAsia="zh-CN"/>
        </w:rPr>
      </w:pPr>
      <w:del w:id="40" w:author="彼岸花" w:date="2019-06-21T12:48:34Z">
        <w:r>
          <w:rPr>
            <w:rFonts w:hint="eastAsia"/>
            <w:lang w:val="en-US" w:eastAsia="zh-CN"/>
          </w:rPr>
          <w:delText>如果用户已经操作过寄件协议并且已经同意，此页面跳过。</w:delText>
        </w:r>
      </w:del>
    </w:p>
    <w:p>
      <w:pPr>
        <w:keepNext w:val="0"/>
        <w:keepLines w:val="0"/>
        <w:pageBreakBefore w:val="0"/>
        <w:widowControl/>
        <w:numPr>
          <w:ilvl w:val="-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outlineLvl w:val="9"/>
        <w:rPr>
          <w:ins w:id="42" w:author="彼岸花" w:date="2019-06-21T12:50:00Z"/>
          <w:rFonts w:hint="default"/>
          <w:lang w:val="en-US" w:eastAsia="zh-CN"/>
        </w:rPr>
        <w:pPrChange w:id="41" w:author="彼岸花" w:date="2019-06-21T12:50:09Z">
          <w:pPr>
            <w:keepNext w:val="0"/>
            <w:keepLines w:val="0"/>
            <w:pageBreakBefore w:val="0"/>
            <w:widowControl w:val="0"/>
            <w:numPr>
              <w:ilvl w:val="2"/>
              <w:numId w:val="1"/>
            </w:numPr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left="709" w:leftChars="0" w:hanging="709" w:firstLineChars="0"/>
            <w:textAlignment w:val="auto"/>
            <w:outlineLvl w:val="2"/>
          </w:pPr>
        </w:pPrChange>
      </w:pPr>
      <w:ins w:id="43" w:author="彼岸花" w:date="2019-06-21T12:50:11Z">
        <w:bookmarkStart w:id="36" w:name="_Toc14116"/>
        <w:r>
          <w:rPr>
            <w:rFonts w:hint="eastAsia"/>
            <w:lang w:val="en-US" w:eastAsia="zh-CN"/>
          </w:rPr>
          <w:t xml:space="preserve">   </w:t>
        </w:r>
      </w:ins>
      <w:ins w:id="44" w:author="彼岸花" w:date="2019-06-21T12:50:12Z">
        <w:r>
          <w:rPr>
            <w:rFonts w:hint="eastAsia"/>
            <w:lang w:val="en-US" w:eastAsia="zh-CN"/>
          </w:rPr>
          <w:t xml:space="preserve"> </w:t>
        </w:r>
      </w:ins>
      <w:ins w:id="45" w:author="彼岸花" w:date="2019-06-21T12:50:15Z">
        <w:r>
          <w:rPr>
            <w:rFonts w:hint="eastAsia"/>
            <w:lang w:val="en-US" w:eastAsia="zh-CN"/>
          </w:rPr>
          <w:t>删除</w:t>
        </w:r>
      </w:ins>
      <w:ins w:id="46" w:author="彼岸花" w:date="2019-06-21T12:50:16Z">
        <w:r>
          <w:rPr>
            <w:rFonts w:hint="eastAsia"/>
            <w:lang w:val="en-US" w:eastAsia="zh-CN"/>
          </w:rPr>
          <w:t>该</w:t>
        </w:r>
      </w:ins>
      <w:ins w:id="47" w:author="彼岸花" w:date="2019-06-21T12:50:23Z">
        <w:r>
          <w:rPr>
            <w:rFonts w:hint="eastAsia"/>
            <w:lang w:val="en-US" w:eastAsia="zh-CN"/>
          </w:rPr>
          <w:t>节点</w:t>
        </w:r>
      </w:ins>
      <w:ins w:id="48" w:author="彼岸花" w:date="2019-06-21T12:50:19Z">
        <w:r>
          <w:rPr>
            <w:rFonts w:hint="eastAsia"/>
            <w:lang w:val="en-US" w:eastAsia="zh-CN"/>
          </w:rPr>
          <w:t>。</w:t>
        </w:r>
      </w:ins>
    </w:p>
    <w:p>
      <w:pPr>
        <w:keepNext w:val="0"/>
        <w:keepLines w:val="0"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9" w:leftChars="0" w:hanging="709" w:firstLineChars="0"/>
        <w:textAlignment w:val="auto"/>
        <w:outlineLvl w:val="2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身份信息</w:t>
      </w:r>
      <w:bookmarkEnd w:id="36"/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default"/>
          <w:lang w:val="en-US" w:eastAsia="zh-CN"/>
        </w:rPr>
      </w:pPr>
      <w:bookmarkStart w:id="37" w:name="_Toc14330"/>
      <w:r>
        <w:rPr>
          <w:rFonts w:hint="eastAsia"/>
          <w:lang w:val="en-US" w:eastAsia="zh-CN"/>
        </w:rPr>
        <w:t>页面设计</w:t>
      </w:r>
      <w:bookmarkEnd w:id="37"/>
    </w:p>
    <w:p>
      <w:pPr>
        <w:bidi w:val="0"/>
      </w:pPr>
      <w:r>
        <w:drawing>
          <wp:inline distT="0" distB="0" distL="114300" distR="114300">
            <wp:extent cx="2455545" cy="4393565"/>
            <wp:effectExtent l="0" t="0" r="1905" b="6985"/>
            <wp:docPr id="4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5545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default"/>
          <w:lang w:val="en-US" w:eastAsia="zh-CN"/>
        </w:rPr>
      </w:pPr>
      <w:bookmarkStart w:id="38" w:name="_Toc2262"/>
      <w:r>
        <w:rPr>
          <w:rFonts w:hint="eastAsia"/>
          <w:lang w:val="en-US" w:eastAsia="zh-CN"/>
        </w:rPr>
        <w:t>页面描述</w:t>
      </w:r>
      <w:bookmarkEnd w:id="38"/>
    </w:p>
    <w:tbl>
      <w:tblPr>
        <w:tblStyle w:val="9"/>
        <w:tblW w:w="8159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7"/>
        <w:gridCol w:w="1338"/>
        <w:gridCol w:w="50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00B0F0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字段名称</w:t>
            </w:r>
          </w:p>
        </w:tc>
        <w:tc>
          <w:tcPr>
            <w:tcW w:w="1338" w:type="dxa"/>
            <w:shd w:val="clear" w:color="auto" w:fill="00B0F0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字段类型</w:t>
            </w:r>
          </w:p>
        </w:tc>
        <w:tc>
          <w:tcPr>
            <w:tcW w:w="5024" w:type="dxa"/>
            <w:shd w:val="clear" w:color="auto" w:fill="00B0F0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身份证号</w:t>
            </w:r>
          </w:p>
        </w:tc>
        <w:tc>
          <w:tcPr>
            <w:tcW w:w="1338" w:type="dxa"/>
          </w:tcPr>
          <w:p>
            <w:pPr>
              <w:spacing w:line="24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录入框</w:t>
            </w:r>
          </w:p>
        </w:tc>
        <w:tc>
          <w:tcPr>
            <w:tcW w:w="5024" w:type="dxa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必录，校验身份证格式：</w:t>
            </w:r>
          </w:p>
          <w:p>
            <w:pPr>
              <w:numPr>
                <w:ilvl w:val="0"/>
                <w:numId w:val="16"/>
              </w:num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（身份证号码前六位）表示编码对象常住户口所在县（市、镇、区）的行政区划代码。1-2位省、自治区、直辖市代码； 3-4位地级市、盟、自治州代码； 5-6位县、县级市、区代码。</w:t>
            </w:r>
          </w:p>
          <w:p>
            <w:pPr>
              <w:numPr>
                <w:ilvl w:val="0"/>
                <w:numId w:val="16"/>
              </w:num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（身份证号码第七位到第十四位）表示编码对象出生的年、月、日，其中年份用四位数字表示，年、月、日之间不用分隔符</w:t>
            </w:r>
          </w:p>
          <w:p>
            <w:pPr>
              <w:numPr>
                <w:ilvl w:val="0"/>
                <w:numId w:val="16"/>
              </w:num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（身份证号码第十五位到十七位）地址码所标识的区域范围内，对同年、月、日出生的人员编定的顺序号。其中第十七位奇数分给男性，偶数分给女性。</w:t>
            </w:r>
          </w:p>
          <w:p>
            <w:pPr>
              <w:numPr>
                <w:ilvl w:val="0"/>
                <w:numId w:val="16"/>
              </w:num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（身份证号码最后一位）是根据前面十七位数字码，按照ISO 7064:1983.MOD 11-2校验码计算出来的检验码。如果某人的尾号是0-9，都不会出现X，但如果尾号是10，那么就得用X来代替，X是罗马数字的10，用X来代替10，可以保证公民的身份证符合国家标准。</w:t>
            </w:r>
          </w:p>
          <w:p>
            <w:pPr>
              <w:numPr>
                <w:ilvl w:val="0"/>
                <w:numId w:val="16"/>
              </w:num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最后一位数校验：</w:t>
            </w:r>
          </w:p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首先将前面的身份证号码17位数分别乘以不同的系数。从第一位到第十七位的系数分别为：7－9－10－5－8－4－2－1－6－3－7－9－10－5－8－4－2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接下来将这17位数字和系数相乘的结果相加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然后用加出来和除以11，看余数，余数只可能有0－1－2－3－4－5－6－7－8－9－10这11个数字。其分别对应的最后一位身份证的号码为1－0－X －9－8－7－6－5－4－3－2。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通过上述方法可以计算一个人的身份证号是否合法。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姓名</w:t>
            </w:r>
          </w:p>
        </w:tc>
        <w:tc>
          <w:tcPr>
            <w:tcW w:w="1338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录入框</w:t>
            </w:r>
          </w:p>
        </w:tc>
        <w:tc>
          <w:tcPr>
            <w:tcW w:w="5024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必录，2-8个字符，不能包含空格，表情符号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下一步</w:t>
            </w:r>
          </w:p>
        </w:tc>
        <w:tc>
          <w:tcPr>
            <w:tcW w:w="1338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5024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添加成功后，进入4.3.3寄件页面。</w:t>
            </w:r>
          </w:p>
        </w:tc>
      </w:tr>
    </w:tbl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default"/>
          <w:lang w:val="en-US" w:eastAsia="zh-CN"/>
        </w:rPr>
      </w:pPr>
      <w:bookmarkStart w:id="39" w:name="_Toc7834"/>
      <w:r>
        <w:rPr>
          <w:rFonts w:hint="eastAsia"/>
          <w:lang w:val="en-US" w:eastAsia="zh-CN"/>
        </w:rPr>
        <w:t>页面</w:t>
      </w:r>
      <w:bookmarkEnd w:id="39"/>
    </w:p>
    <w:p>
      <w:pPr>
        <w:numPr>
          <w:ilvl w:val="0"/>
          <w:numId w:val="17"/>
        </w:numPr>
        <w:bidi w:val="0"/>
        <w:spacing w:line="360" w:lineRule="auto"/>
        <w:ind w:left="84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校验必录项，否则阻断提示“***不能为空”。</w:t>
      </w:r>
    </w:p>
    <w:p>
      <w:pPr>
        <w:numPr>
          <w:ilvl w:val="0"/>
          <w:numId w:val="17"/>
        </w:numPr>
        <w:bidi w:val="0"/>
        <w:spacing w:line="360" w:lineRule="auto"/>
        <w:ind w:left="84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校验格式，当身份证不符合规则时，提示“身份证格式不正确”，当姓名格式不正确时，提示“姓名只能为2-8字符，不能包含空格和表情符号”</w:t>
      </w:r>
    </w:p>
    <w:p>
      <w:pPr>
        <w:numPr>
          <w:ilvl w:val="0"/>
          <w:numId w:val="17"/>
        </w:numPr>
        <w:bidi w:val="0"/>
        <w:spacing w:line="360" w:lineRule="auto"/>
        <w:ind w:left="84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当身份信息补充全后，下一次再寄件时该页面跳过。</w:t>
      </w:r>
    </w:p>
    <w:p>
      <w:pPr>
        <w:keepNext w:val="0"/>
        <w:keepLines w:val="0"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9" w:leftChars="0" w:hanging="709" w:firstLineChars="0"/>
        <w:textAlignment w:val="auto"/>
        <w:outlineLvl w:val="2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40" w:name="_Toc31994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寄快递</w:t>
      </w:r>
      <w:bookmarkEnd w:id="40"/>
    </w:p>
    <w:p>
      <w:pPr>
        <w:keepNext w:val="0"/>
        <w:keepLines w:val="0"/>
        <w:pageBreakBefore w:val="0"/>
        <w:widowControl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50" w:leftChars="0" w:hanging="850" w:firstLineChars="0"/>
        <w:textAlignment w:val="auto"/>
        <w:outlineLvl w:val="3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41" w:name="_Toc6339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寄件页面</w:t>
      </w:r>
      <w:bookmarkEnd w:id="41"/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default"/>
          <w:lang w:val="en-US" w:eastAsia="zh-CN"/>
        </w:rPr>
      </w:pPr>
      <w:bookmarkStart w:id="42" w:name="_Toc7898"/>
      <w:r>
        <w:rPr>
          <w:rFonts w:hint="eastAsia"/>
          <w:lang w:val="en-US" w:eastAsia="zh-CN"/>
        </w:rPr>
        <w:t>页面设计</w:t>
      </w:r>
      <w:bookmarkEnd w:id="42"/>
    </w:p>
    <w:p>
      <w:pPr>
        <w:bidi w:val="0"/>
        <w:rPr>
          <w:rFonts w:hint="eastAsia" w:eastAsiaTheme="minorEastAsia"/>
          <w:lang w:val="en-US" w:eastAsia="zh-CN"/>
        </w:rPr>
      </w:pPr>
      <w:ins w:id="49" w:author="彼岸花" w:date="2019-06-21T12:42:18Z">
        <w:r>
          <w:rPr/>
          <w:drawing>
            <wp:inline distT="0" distB="0" distL="114300" distR="114300">
              <wp:extent cx="2251710" cy="4653280"/>
              <wp:effectExtent l="0" t="0" r="15240" b="13970"/>
              <wp:docPr id="16" name="图片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" name="图片 5"/>
                      <pic:cNvPicPr>
                        <a:picLocks noChangeAspect="1"/>
                      </pic:cNvPicPr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51710" cy="4653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51" w:author="彼岸花" w:date="2019-06-21T12:42:17Z">
        <w:r>
          <w:rPr/>
          <w:drawing>
            <wp:inline distT="0" distB="0" distL="114300" distR="114300">
              <wp:extent cx="2622550" cy="5084445"/>
              <wp:effectExtent l="0" t="0" r="6350" b="1905"/>
              <wp:docPr id="56" name="图片 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6" name="图片 45"/>
                      <pic:cNvPicPr>
                        <a:picLocks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22550" cy="5084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r>
        <w:drawing>
          <wp:inline distT="0" distB="0" distL="114300" distR="114300">
            <wp:extent cx="2548255" cy="1698625"/>
            <wp:effectExtent l="0" t="0" r="4445" b="15875"/>
            <wp:docPr id="5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图2</w:t>
      </w:r>
    </w:p>
    <w:p>
      <w:pPr>
        <w:bidi w:val="0"/>
      </w:pPr>
      <w:r>
        <w:drawing>
          <wp:inline distT="0" distB="0" distL="114300" distR="114300">
            <wp:extent cx="2487295" cy="4763135"/>
            <wp:effectExtent l="0" t="0" r="8255" b="18415"/>
            <wp:docPr id="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87295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6665" cy="4851400"/>
            <wp:effectExtent l="0" t="0" r="6985" b="6350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1260" w:leftChars="0" w:firstLine="420" w:firstLineChars="0"/>
        <w:rPr>
          <w:ins w:id="53" w:author="彼岸花" w:date="2019-06-21T12:42:47Z"/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图4</w:t>
      </w:r>
    </w:p>
    <w:p>
      <w:pPr>
        <w:bidi w:val="0"/>
        <w:ind w:left="0" w:leftChars="0" w:firstLine="0" w:firstLineChars="0"/>
      </w:pPr>
      <w:ins w:id="54" w:author="彼岸花" w:date="2019-06-21T12:45:07Z">
        <w:r>
          <w:rPr/>
          <w:drawing>
            <wp:inline distT="0" distB="0" distL="114300" distR="114300">
              <wp:extent cx="2422525" cy="4335780"/>
              <wp:effectExtent l="0" t="0" r="15875" b="7620"/>
              <wp:docPr id="21" name="图片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1" name="图片 7"/>
                      <pic:cNvPicPr>
                        <a:picLocks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22525" cy="4335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>
      <w:pPr>
        <w:bidi w:val="0"/>
        <w:ind w:left="84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图5</w:t>
      </w: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default"/>
          <w:lang w:val="en-US" w:eastAsia="zh-CN"/>
        </w:rPr>
      </w:pPr>
      <w:bookmarkStart w:id="43" w:name="_Toc17837"/>
      <w:r>
        <w:rPr>
          <w:rFonts w:hint="eastAsia"/>
          <w:lang w:val="en-US" w:eastAsia="zh-CN"/>
        </w:rPr>
        <w:t>页面描述</w:t>
      </w:r>
      <w:bookmarkEnd w:id="43"/>
    </w:p>
    <w:p>
      <w:pPr>
        <w:bidi w:val="0"/>
        <w:ind w:firstLine="420" w:firstLineChars="0"/>
        <w:rPr>
          <w:rFonts w:hint="default"/>
          <w:lang w:val="en-US" w:eastAsia="zh-CN"/>
        </w:rPr>
      </w:pPr>
    </w:p>
    <w:tbl>
      <w:tblPr>
        <w:tblStyle w:val="9"/>
        <w:tblW w:w="8159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7"/>
        <w:gridCol w:w="1135"/>
        <w:gridCol w:w="52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00B0F0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字段名称</w:t>
            </w:r>
          </w:p>
        </w:tc>
        <w:tc>
          <w:tcPr>
            <w:tcW w:w="1135" w:type="dxa"/>
            <w:shd w:val="clear" w:color="auto" w:fill="00B0F0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字段类型</w:t>
            </w:r>
          </w:p>
        </w:tc>
        <w:tc>
          <w:tcPr>
            <w:tcW w:w="5227" w:type="dxa"/>
            <w:shd w:val="clear" w:color="auto" w:fill="00B0F0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59" w:type="dxa"/>
            <w:gridSpan w:val="3"/>
            <w:shd w:val="clear" w:color="auto" w:fill="BDD6EE" w:themeFill="accent1" w:themeFillTint="66"/>
          </w:tcPr>
          <w:p>
            <w:pPr>
              <w:spacing w:line="240" w:lineRule="auto"/>
              <w:rPr>
                <w:rFonts w:hint="default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图1、图2 寄件页面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default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190500" cy="190500"/>
                  <wp:effectExtent l="0" t="0" r="0" b="0"/>
                  <wp:docPr id="5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寄件人</w:t>
            </w:r>
          </w:p>
        </w:tc>
        <w:tc>
          <w:tcPr>
            <w:tcW w:w="1135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查询带出</w:t>
            </w:r>
          </w:p>
        </w:tc>
        <w:tc>
          <w:tcPr>
            <w:tcW w:w="5227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必录，不可编辑</w:t>
            </w:r>
          </w:p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寄件地址:当存在默认</w:t>
            </w:r>
            <w:r>
              <w:rPr>
                <w:rFonts w:hint="eastAsia"/>
                <w:lang w:val="en-US" w:eastAsia="zh-CN"/>
              </w:rPr>
              <w:t>寄件</w:t>
            </w:r>
            <w:r>
              <w:rPr>
                <w:rFonts w:hint="default"/>
                <w:lang w:val="en-US" w:eastAsia="zh-CN"/>
              </w:rPr>
              <w:t>地址时，</w:t>
            </w:r>
            <w:r>
              <w:rPr>
                <w:rFonts w:hint="eastAsia"/>
                <w:lang w:val="en-US" w:eastAsia="zh-CN"/>
              </w:rPr>
              <w:t>初始</w:t>
            </w:r>
            <w:r>
              <w:rPr>
                <w:rFonts w:hint="default"/>
                <w:lang w:val="en-US" w:eastAsia="zh-CN"/>
              </w:rPr>
              <w:t>带出默认</w:t>
            </w:r>
            <w:r>
              <w:rPr>
                <w:rFonts w:hint="eastAsia"/>
                <w:lang w:val="en-US" w:eastAsia="zh-CN"/>
              </w:rPr>
              <w:t>寄件</w:t>
            </w:r>
            <w:r>
              <w:rPr>
                <w:rFonts w:hint="default"/>
                <w:lang w:val="en-US" w:eastAsia="zh-CN"/>
              </w:rPr>
              <w:t>地址。</w:t>
            </w:r>
          </w:p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当不存在默认</w:t>
            </w:r>
            <w:r>
              <w:rPr>
                <w:rFonts w:hint="eastAsia"/>
                <w:lang w:val="en-US" w:eastAsia="zh-CN"/>
              </w:rPr>
              <w:t>寄件</w:t>
            </w:r>
            <w:r>
              <w:rPr>
                <w:rFonts w:hint="default"/>
                <w:lang w:val="en-US" w:eastAsia="zh-CN"/>
              </w:rPr>
              <w:t>地址时，需要判定：如果用户是箱主，默认带出箱主的</w:t>
            </w:r>
            <w:r>
              <w:rPr>
                <w:rFonts w:hint="eastAsia"/>
                <w:lang w:val="en-US" w:eastAsia="zh-CN"/>
              </w:rPr>
              <w:t>一个</w:t>
            </w:r>
            <w:r>
              <w:rPr>
                <w:rFonts w:hint="default"/>
                <w:lang w:val="en-US" w:eastAsia="zh-CN"/>
              </w:rPr>
              <w:t>箱子地址；如果用户不是箱主，但存在被分享的箱子，默认带出一个被分享的箱子地址；如果用户无箱子，则默认带出移动驿站地址。</w:t>
            </w:r>
          </w:p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如果地址是箱子地址或者移动驿站地址，寄件人姓名取身份证的姓名，不可修改。</w:t>
            </w:r>
          </w:p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点击字段跳转到4.2.3.2寄件地址维护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default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323850" cy="304800"/>
                  <wp:effectExtent l="0" t="0" r="0" b="0"/>
                  <wp:docPr id="5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寄件人</w:t>
            </w:r>
          </w:p>
        </w:tc>
        <w:tc>
          <w:tcPr>
            <w:tcW w:w="1135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5227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点击该按钮，页面跳转到4.2.3.2寄件地址维护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190500" cy="190500"/>
                  <wp:effectExtent l="0" t="0" r="0" b="0"/>
                  <wp:docPr id="5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收件人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查询带出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必录，进入页面时，该字段为空，显示灰色文字“请录入收件人地址”，不可编辑，点击字段后，跳转到4.2.3.3收件地址维护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323850" cy="304800"/>
                  <wp:effectExtent l="0" t="0" r="0" b="0"/>
                  <wp:docPr id="55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收件人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点击该按钮，页面跳转到4.2.3.3 收件地址维护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</w:pPr>
            <w:r>
              <w:rPr>
                <w:rFonts w:hint="eastAsia"/>
              </w:rPr>
              <w:t>快递公司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选择框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必录，下拉出后台快递业务表中的，该小区关联的快递公司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</w:pPr>
            <w:r>
              <w:rPr>
                <w:rFonts w:hint="eastAsia"/>
              </w:rPr>
              <w:t>是否面交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选择框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是，否，必录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</w:pPr>
            <w:r>
              <w:rPr>
                <w:rFonts w:hint="eastAsia"/>
              </w:rPr>
              <w:t>面交时间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选择框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当“是否面交”为“是”时，该字段显示，且必录，不可编辑，如图2所示。当点击选择框时，弹出如图3所示页面。当“是否面交”为“否”时，隐藏该字段。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</w:pPr>
            <w:r>
              <w:rPr>
                <w:rFonts w:hint="eastAsia"/>
              </w:rPr>
              <w:t>是否加急</w:t>
            </w:r>
          </w:p>
        </w:tc>
        <w:tc>
          <w:tcPr>
            <w:tcW w:w="1135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选择框</w:t>
            </w:r>
          </w:p>
        </w:tc>
        <w:tc>
          <w:tcPr>
            <w:tcW w:w="5227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选项：是，否；必录。当选择“是”时，字段下方带出红色文字“提示：加急处理需要额外支付加急费,费用参考报价表”。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</w:pPr>
            <w:r>
              <w:rPr>
                <w:rFonts w:hint="eastAsia"/>
              </w:rPr>
              <w:t>是否需要包装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选择框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必录，选项：是，否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是否需要信封</w:t>
            </w:r>
          </w:p>
        </w:tc>
        <w:tc>
          <w:tcPr>
            <w:tcW w:w="1135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选择框</w:t>
            </w:r>
          </w:p>
        </w:tc>
        <w:tc>
          <w:tcPr>
            <w:tcW w:w="5227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必录，选项：是，否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保价</w:t>
            </w:r>
          </w:p>
        </w:tc>
        <w:tc>
          <w:tcPr>
            <w:tcW w:w="1135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选择跳转</w:t>
            </w:r>
          </w:p>
        </w:tc>
        <w:tc>
          <w:tcPr>
            <w:tcW w:w="5227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点击选择键后，弹出如图4所示页面。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付款方式</w:t>
            </w:r>
          </w:p>
        </w:tc>
        <w:tc>
          <w:tcPr>
            <w:tcW w:w="1135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选择框</w:t>
            </w:r>
          </w:p>
        </w:tc>
        <w:tc>
          <w:tcPr>
            <w:tcW w:w="5227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必录，选项：个人现付，公司结账。目前默认显示个人现付，不可编辑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ins w:id="56" w:author="彼岸花" w:date="2019-06-21T12:44:14Z"/>
        </w:trPr>
        <w:tc>
          <w:tcPr>
            <w:tcW w:w="1797" w:type="dxa"/>
          </w:tcPr>
          <w:p>
            <w:pPr>
              <w:spacing w:line="240" w:lineRule="auto"/>
              <w:rPr>
                <w:ins w:id="57" w:author="彼岸花" w:date="2019-06-21T12:44:14Z"/>
                <w:rFonts w:hint="eastAsia"/>
                <w:lang w:val="en-US" w:eastAsia="zh-CN"/>
              </w:rPr>
            </w:pPr>
            <w:ins w:id="58" w:author="彼岸花" w:date="2019-06-21T12:44:21Z">
              <w:r>
                <w:rPr>
                  <w:rFonts w:hint="eastAsia"/>
                  <w:lang w:val="en-US" w:eastAsia="zh-CN"/>
                </w:rPr>
                <w:t>我已阅读并且同意《服务协议》</w:t>
              </w:r>
            </w:ins>
          </w:p>
        </w:tc>
        <w:tc>
          <w:tcPr>
            <w:tcW w:w="1135" w:type="dxa"/>
            <w:vAlign w:val="top"/>
          </w:tcPr>
          <w:p>
            <w:pPr>
              <w:spacing w:line="240" w:lineRule="auto"/>
              <w:rPr>
                <w:ins w:id="59" w:author="彼岸花" w:date="2019-06-21T12:44:14Z"/>
                <w:rFonts w:hint="eastAsia"/>
                <w:lang w:val="en-US" w:eastAsia="zh-CN"/>
              </w:rPr>
            </w:pPr>
            <w:ins w:id="60" w:author="彼岸花" w:date="2019-06-21T12:44:25Z">
              <w:r>
                <w:rPr>
                  <w:rFonts w:hint="eastAsia"/>
                  <w:lang w:val="en-US" w:eastAsia="zh-CN"/>
                </w:rPr>
                <w:t>单选框</w:t>
              </w:r>
            </w:ins>
          </w:p>
        </w:tc>
        <w:tc>
          <w:tcPr>
            <w:tcW w:w="5227" w:type="dxa"/>
            <w:vAlign w:val="top"/>
          </w:tcPr>
          <w:p>
            <w:pPr>
              <w:spacing w:line="240" w:lineRule="auto"/>
              <w:rPr>
                <w:ins w:id="61" w:author="彼岸花" w:date="2019-06-21T12:44:14Z"/>
                <w:rFonts w:hint="default"/>
                <w:lang w:val="en-US" w:eastAsia="zh-CN"/>
              </w:rPr>
            </w:pPr>
            <w:ins w:id="62" w:author="彼岸花" w:date="2019-06-21T12:44:26Z">
              <w:r>
                <w:rPr>
                  <w:rFonts w:hint="eastAsia"/>
                  <w:lang w:val="en-US" w:eastAsia="zh-CN"/>
                </w:rPr>
                <w:t>必选项</w:t>
              </w:r>
            </w:ins>
            <w:ins w:id="63" w:author="彼岸花" w:date="2019-06-21T12:44:28Z">
              <w:r>
                <w:rPr>
                  <w:rFonts w:hint="eastAsia"/>
                  <w:lang w:val="en-US" w:eastAsia="zh-CN"/>
                </w:rPr>
                <w:t>，</w:t>
              </w:r>
            </w:ins>
            <w:ins w:id="64" w:author="彼岸花" w:date="2019-06-21T12:44:29Z">
              <w:r>
                <w:rPr>
                  <w:rFonts w:hint="eastAsia"/>
                  <w:lang w:val="en-US" w:eastAsia="zh-CN"/>
                </w:rPr>
                <w:t>服务</w:t>
              </w:r>
            </w:ins>
            <w:ins w:id="65" w:author="彼岸花" w:date="2019-06-21T12:44:30Z">
              <w:r>
                <w:rPr>
                  <w:rFonts w:hint="eastAsia"/>
                  <w:lang w:val="en-US" w:eastAsia="zh-CN"/>
                </w:rPr>
                <w:t>协议</w:t>
              </w:r>
            </w:ins>
            <w:ins w:id="66" w:author="彼岸花" w:date="2019-06-21T12:44:31Z">
              <w:r>
                <w:rPr>
                  <w:rFonts w:hint="eastAsia"/>
                  <w:lang w:val="en-US" w:eastAsia="zh-CN"/>
                </w:rPr>
                <w:t>点击</w:t>
              </w:r>
            </w:ins>
            <w:ins w:id="67" w:author="彼岸花" w:date="2019-06-21T12:44:32Z">
              <w:r>
                <w:rPr>
                  <w:rFonts w:hint="eastAsia"/>
                  <w:lang w:val="en-US" w:eastAsia="zh-CN"/>
                </w:rPr>
                <w:t>后，</w:t>
              </w:r>
            </w:ins>
            <w:ins w:id="68" w:author="彼岸花" w:date="2019-06-21T12:44:34Z">
              <w:r>
                <w:rPr>
                  <w:rFonts w:hint="eastAsia"/>
                  <w:lang w:val="en-US" w:eastAsia="zh-CN"/>
                </w:rPr>
                <w:t>跳转到</w:t>
              </w:r>
            </w:ins>
            <w:ins w:id="69" w:author="彼岸花" w:date="2019-06-21T12:44:36Z">
              <w:r>
                <w:rPr>
                  <w:rFonts w:hint="eastAsia"/>
                  <w:lang w:val="en-US" w:eastAsia="zh-CN"/>
                </w:rPr>
                <w:t>如图</w:t>
              </w:r>
            </w:ins>
            <w:ins w:id="70" w:author="彼岸花" w:date="2019-06-21T12:44:37Z">
              <w:r>
                <w:rPr>
                  <w:rFonts w:hint="eastAsia"/>
                  <w:lang w:val="en-US" w:eastAsia="zh-CN"/>
                </w:rPr>
                <w:t>5所示</w:t>
              </w:r>
            </w:ins>
            <w:ins w:id="71" w:author="彼岸花" w:date="2019-06-21T12:44:38Z">
              <w:r>
                <w:rPr>
                  <w:rFonts w:hint="eastAsia"/>
                  <w:lang w:val="en-US" w:eastAsia="zh-CN"/>
                </w:rPr>
                <w:t>服务</w:t>
              </w:r>
            </w:ins>
            <w:ins w:id="72" w:author="彼岸花" w:date="2019-06-21T12:44:39Z">
              <w:r>
                <w:rPr>
                  <w:rFonts w:hint="eastAsia"/>
                  <w:lang w:val="en-US" w:eastAsia="zh-CN"/>
                </w:rPr>
                <w:t>协议</w:t>
              </w:r>
            </w:ins>
            <w:ins w:id="73" w:author="彼岸花" w:date="2019-06-21T12:44:43Z">
              <w:r>
                <w:rPr>
                  <w:rFonts w:hint="eastAsia"/>
                  <w:lang w:val="en-US" w:eastAsia="zh-CN"/>
                </w:rPr>
                <w:t>页面</w:t>
              </w:r>
            </w:ins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下一步</w:t>
            </w:r>
          </w:p>
        </w:tc>
        <w:tc>
          <w:tcPr>
            <w:tcW w:w="1135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5227" w:type="dxa"/>
            <w:vAlign w:val="top"/>
          </w:tcPr>
          <w:p>
            <w:pPr>
              <w:numPr>
                <w:ilvl w:val="1"/>
                <w:numId w:val="19"/>
              </w:numPr>
              <w:bidi w:val="0"/>
              <w:spacing w:line="240" w:lineRule="auto"/>
              <w:ind w:left="420" w:leftChars="0" w:hanging="200" w:firstLineChars="0"/>
              <w:rPr>
                <w:ins w:id="74" w:author="彼岸花" w:date="2019-06-21T12:47:10Z"/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提交信息，校验页面必录项，否则提示“***不能为空”。</w:t>
            </w:r>
          </w:p>
          <w:p>
            <w:pPr>
              <w:numPr>
                <w:ilvl w:val="1"/>
                <w:numId w:val="19"/>
              </w:numPr>
              <w:bidi w:val="0"/>
              <w:spacing w:line="240" w:lineRule="auto"/>
              <w:ind w:left="420" w:leftChars="0" w:hanging="200" w:firstLineChars="0"/>
              <w:rPr>
                <w:rFonts w:hint="default"/>
                <w:lang w:val="en-US" w:eastAsia="zh-CN"/>
              </w:rPr>
            </w:pPr>
            <w:ins w:id="75" w:author="彼岸花" w:date="2019-06-21T12:47:13Z">
              <w:r>
                <w:rPr>
                  <w:rFonts w:hint="eastAsia"/>
                  <w:lang w:val="en-US" w:eastAsia="zh-CN"/>
                </w:rPr>
                <w:t>未</w:t>
              </w:r>
            </w:ins>
            <w:ins w:id="76" w:author="彼岸花" w:date="2019-06-21T12:47:14Z">
              <w:r>
                <w:rPr>
                  <w:rFonts w:hint="eastAsia"/>
                  <w:lang w:val="en-US" w:eastAsia="zh-CN"/>
                </w:rPr>
                <w:t>勾选</w:t>
              </w:r>
            </w:ins>
            <w:ins w:id="77" w:author="彼岸花" w:date="2019-06-21T12:47:18Z">
              <w:r>
                <w:rPr>
                  <w:rFonts w:hint="eastAsia"/>
                  <w:lang w:val="en-US" w:eastAsia="zh-CN"/>
                </w:rPr>
                <w:t>已</w:t>
              </w:r>
            </w:ins>
            <w:ins w:id="78" w:author="彼岸花" w:date="2019-06-21T12:47:24Z">
              <w:r>
                <w:rPr>
                  <w:rFonts w:hint="eastAsia"/>
                  <w:lang w:val="en-US" w:eastAsia="zh-CN"/>
                </w:rPr>
                <w:t>阅读并</w:t>
              </w:r>
            </w:ins>
            <w:ins w:id="79" w:author="彼岸花" w:date="2019-06-21T12:47:25Z">
              <w:r>
                <w:rPr>
                  <w:rFonts w:hint="eastAsia"/>
                  <w:lang w:val="en-US" w:eastAsia="zh-CN"/>
                </w:rPr>
                <w:t>同意</w:t>
              </w:r>
            </w:ins>
            <w:ins w:id="80" w:author="彼岸花" w:date="2019-06-21T12:47:26Z">
              <w:r>
                <w:rPr>
                  <w:rFonts w:hint="eastAsia"/>
                  <w:lang w:val="en-US" w:eastAsia="zh-CN"/>
                </w:rPr>
                <w:t>《</w:t>
              </w:r>
            </w:ins>
            <w:ins w:id="81" w:author="彼岸花" w:date="2019-06-21T12:47:28Z">
              <w:r>
                <w:rPr>
                  <w:rFonts w:hint="eastAsia"/>
                  <w:lang w:val="en-US" w:eastAsia="zh-CN"/>
                </w:rPr>
                <w:t>服务协议</w:t>
              </w:r>
            </w:ins>
            <w:ins w:id="82" w:author="彼岸花" w:date="2019-06-21T12:47:26Z">
              <w:r>
                <w:rPr>
                  <w:rFonts w:hint="eastAsia"/>
                  <w:lang w:val="en-US" w:eastAsia="zh-CN"/>
                </w:rPr>
                <w:t>》</w:t>
              </w:r>
            </w:ins>
            <w:ins w:id="83" w:author="彼岸花" w:date="2019-06-21T12:47:30Z">
              <w:r>
                <w:rPr>
                  <w:rFonts w:hint="eastAsia"/>
                  <w:lang w:val="en-US" w:eastAsia="zh-CN"/>
                </w:rPr>
                <w:t>按钮</w:t>
              </w:r>
            </w:ins>
            <w:ins w:id="84" w:author="彼岸花" w:date="2019-06-21T12:47:31Z">
              <w:r>
                <w:rPr>
                  <w:rFonts w:hint="eastAsia"/>
                  <w:lang w:val="en-US" w:eastAsia="zh-CN"/>
                </w:rPr>
                <w:t>时，</w:t>
              </w:r>
            </w:ins>
            <w:ins w:id="85" w:author="彼岸花" w:date="2019-06-21T12:47:33Z">
              <w:r>
                <w:rPr>
                  <w:rFonts w:hint="eastAsia"/>
                  <w:lang w:val="en-US" w:eastAsia="zh-CN"/>
                </w:rPr>
                <w:t>阻断提示</w:t>
              </w:r>
            </w:ins>
            <w:ins w:id="86" w:author="彼岸花" w:date="2019-06-21T12:47:34Z">
              <w:r>
                <w:rPr>
                  <w:rFonts w:hint="eastAsia"/>
                  <w:lang w:val="en-US" w:eastAsia="zh-CN"/>
                </w:rPr>
                <w:t>“请</w:t>
              </w:r>
            </w:ins>
            <w:ins w:id="87" w:author="彼岸花" w:date="2019-06-21T12:48:05Z">
              <w:r>
                <w:rPr>
                  <w:rFonts w:hint="eastAsia"/>
                  <w:lang w:val="en-US" w:eastAsia="zh-CN"/>
                </w:rPr>
                <w:t>同意</w:t>
              </w:r>
            </w:ins>
            <w:ins w:id="88" w:author="彼岸花" w:date="2019-06-21T12:47:36Z">
              <w:r>
                <w:rPr>
                  <w:rFonts w:hint="eastAsia"/>
                  <w:lang w:val="en-US" w:eastAsia="zh-CN"/>
                </w:rPr>
                <w:t>服务</w:t>
              </w:r>
            </w:ins>
            <w:ins w:id="89" w:author="彼岸花" w:date="2019-06-21T12:47:37Z">
              <w:r>
                <w:rPr>
                  <w:rFonts w:hint="eastAsia"/>
                  <w:lang w:val="en-US" w:eastAsia="zh-CN"/>
                </w:rPr>
                <w:t>协议</w:t>
              </w:r>
            </w:ins>
            <w:ins w:id="90" w:author="彼岸花" w:date="2019-06-21T12:47:34Z">
              <w:r>
                <w:rPr>
                  <w:rFonts w:hint="eastAsia"/>
                  <w:lang w:val="en-US" w:eastAsia="zh-CN"/>
                </w:rPr>
                <w:t>”</w:t>
              </w:r>
            </w:ins>
          </w:p>
          <w:p>
            <w:pPr>
              <w:numPr>
                <w:ilvl w:val="1"/>
                <w:numId w:val="19"/>
              </w:numPr>
              <w:bidi w:val="0"/>
              <w:spacing w:line="240" w:lineRule="auto"/>
              <w:ind w:left="420" w:leftChars="0" w:hanging="20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当提交成功后，后台生成订单，并生成4位数随机取件码，页面弹框显示“订单提交成功，寄件码：****”。关闭该弹窗后，页面跳转到首页。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59" w:type="dxa"/>
            <w:gridSpan w:val="3"/>
            <w:shd w:val="clear" w:color="auto" w:fill="BDD6EE" w:themeFill="accent1" w:themeFillTint="66"/>
            <w:vAlign w:val="top"/>
          </w:tcPr>
          <w:p>
            <w:pPr>
              <w:spacing w:line="240" w:lineRule="auto"/>
              <w:rPr>
                <w:rFonts w:hint="default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图3 面交时间弹出页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</w:pPr>
            <w:r>
              <w:drawing>
                <wp:inline distT="0" distB="0" distL="114300" distR="114300">
                  <wp:extent cx="1003300" cy="203200"/>
                  <wp:effectExtent l="0" t="0" r="6350" b="6350"/>
                  <wp:docPr id="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300" cy="20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Tab切换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可以切换今天、明天两个日期，初始选中今天。</w:t>
            </w:r>
          </w:p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页面显示时间：</w:t>
            </w:r>
          </w:p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9:00-11:00</w:t>
            </w:r>
          </w:p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11:00-13:00</w:t>
            </w:r>
          </w:p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13:00-15:00</w:t>
            </w:r>
          </w:p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15:00-17:00</w:t>
            </w:r>
          </w:p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17:00-19:00</w:t>
            </w:r>
          </w:p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当日期选择的是今天，比如当前时间是9:30，则9:00-11:00时间段置灰不能选择，从11:00-13:00开始选择；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4" w:hRule="atLeast"/>
        </w:trPr>
        <w:tc>
          <w:tcPr>
            <w:tcW w:w="179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确定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必须选择一个时间段，否则阻断提示：“请选择一个时间段”</w:t>
            </w:r>
          </w:p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点击该按钮后，将时间段带回到图1中“面交时间”字段。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关闭图3弹出页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59" w:type="dxa"/>
            <w:gridSpan w:val="3"/>
            <w:shd w:val="clear" w:color="auto" w:fill="BDD6EE" w:themeFill="accent1" w:themeFillTint="66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图4 保价页面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79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保价金额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输入框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只能为正整数（不包含0），不得超过500,000,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预计收保价金额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输入框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根据后台管理平台配置的快递公司的保价费率进行计算，保留1位小数点，且金额采用舍入算法。（即如果计算后结果是10.25，则预计金额应该为10.3）</w:t>
            </w:r>
          </w:p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将费率显示在页面上，如图4所示。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确定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5227" w:type="dxa"/>
          </w:tcPr>
          <w:p>
            <w:pPr>
              <w:numPr>
                <w:ilvl w:val="0"/>
                <w:numId w:val="20"/>
              </w:num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校验保价金额有效性，否则阻断提示：保价金额只能为正整数，且不超过500,000。</w:t>
            </w:r>
          </w:p>
          <w:p>
            <w:pPr>
              <w:numPr>
                <w:ilvl w:val="0"/>
                <w:numId w:val="20"/>
              </w:numPr>
              <w:spacing w:line="240" w:lineRule="auto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保价金额带回到图1中“保价”字段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关闭图4页面</w:t>
            </w:r>
          </w:p>
        </w:tc>
      </w:tr>
    </w:tbl>
    <w:p>
      <w:pPr>
        <w:bidi w:val="0"/>
        <w:spacing w:line="360" w:lineRule="auto"/>
        <w:ind w:firstLine="420" w:firstLineChars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default"/>
          <w:lang w:val="en-US" w:eastAsia="zh-CN"/>
        </w:rPr>
      </w:pPr>
      <w:bookmarkStart w:id="44" w:name="_Toc5533"/>
      <w:r>
        <w:rPr>
          <w:rFonts w:hint="eastAsia"/>
          <w:lang w:val="en-US" w:eastAsia="zh-CN"/>
        </w:rPr>
        <w:t>页面规则</w:t>
      </w:r>
      <w:bookmarkEnd w:id="44"/>
    </w:p>
    <w:p>
      <w:pPr>
        <w:numPr>
          <w:ilvl w:val="0"/>
          <w:numId w:val="21"/>
        </w:numPr>
        <w:bidi w:val="0"/>
        <w:spacing w:line="360" w:lineRule="auto"/>
        <w:ind w:left="525" w:leftChars="0" w:firstLine="0" w:firstLineChars="0"/>
        <w:rPr>
          <w:rFonts w:hint="default"/>
          <w:lang w:val="en-US" w:eastAsia="zh-CN"/>
        </w:rPr>
      </w:pPr>
      <w:del w:id="91" w:author="彼岸花" w:date="2019-06-21T12:52:30Z">
        <w:r>
          <w:rPr>
            <w:rFonts w:hint="eastAsia"/>
            <w:lang w:val="en-US" w:eastAsia="zh-CN"/>
          </w:rPr>
          <w:delText>首页点击“寄快递”</w:delText>
        </w:r>
      </w:del>
      <w:del w:id="92" w:author="彼岸花" w:date="2019-06-21T12:52:31Z">
        <w:r>
          <w:rPr>
            <w:rFonts w:hint="eastAsia"/>
            <w:lang w:val="en-US" w:eastAsia="zh-CN"/>
          </w:rPr>
          <w:delText>，</w:delText>
        </w:r>
      </w:del>
      <w:r>
        <w:rPr>
          <w:rFonts w:hint="eastAsia"/>
          <w:lang w:val="en-US" w:eastAsia="zh-CN"/>
        </w:rPr>
        <w:t>如果用户</w:t>
      </w:r>
      <w:ins w:id="93" w:author="彼岸花" w:date="2019-06-21T12:51:32Z">
        <w:r>
          <w:rPr>
            <w:rFonts w:hint="eastAsia"/>
            <w:lang w:val="en-US" w:eastAsia="zh-CN"/>
          </w:rPr>
          <w:t>所有</w:t>
        </w:r>
      </w:ins>
      <w:ins w:id="94" w:author="彼岸花" w:date="2019-06-21T12:51:55Z">
        <w:r>
          <w:rPr>
            <w:rFonts w:hint="eastAsia"/>
            <w:lang w:val="en-US" w:eastAsia="zh-CN"/>
          </w:rPr>
          <w:t>箱子（</w:t>
        </w:r>
      </w:ins>
      <w:ins w:id="95" w:author="彼岸花" w:date="2019-06-21T12:51:57Z">
        <w:r>
          <w:rPr>
            <w:rFonts w:hint="eastAsia"/>
            <w:lang w:val="en-US" w:eastAsia="zh-CN"/>
          </w:rPr>
          <w:t>包括被</w:t>
        </w:r>
      </w:ins>
      <w:ins w:id="96" w:author="彼岸花" w:date="2019-06-21T12:51:58Z">
        <w:r>
          <w:rPr>
            <w:rFonts w:hint="eastAsia"/>
            <w:lang w:val="en-US" w:eastAsia="zh-CN"/>
          </w:rPr>
          <w:t>分享箱子</w:t>
        </w:r>
      </w:ins>
      <w:ins w:id="97" w:author="彼岸花" w:date="2019-06-21T12:51:55Z">
        <w:r>
          <w:rPr>
            <w:rFonts w:hint="eastAsia"/>
            <w:lang w:val="en-US" w:eastAsia="zh-CN"/>
          </w:rPr>
          <w:t>）</w:t>
        </w:r>
      </w:ins>
      <w:ins w:id="98" w:author="彼岸花" w:date="2019-06-21T12:52:00Z">
        <w:r>
          <w:rPr>
            <w:rFonts w:hint="eastAsia"/>
            <w:lang w:val="en-US" w:eastAsia="zh-CN"/>
          </w:rPr>
          <w:t>都</w:t>
        </w:r>
      </w:ins>
      <w:del w:id="99" w:author="彼岸花" w:date="2019-06-21T12:52:09Z">
        <w:r>
          <w:rPr>
            <w:rFonts w:hint="eastAsia"/>
            <w:lang w:val="en-US" w:eastAsia="zh-CN"/>
          </w:rPr>
          <w:delText>小区</w:delText>
        </w:r>
      </w:del>
      <w:del w:id="100" w:author="彼岸花" w:date="2019-06-21T12:52:08Z">
        <w:r>
          <w:rPr>
            <w:rFonts w:hint="eastAsia"/>
            <w:lang w:val="en-US" w:eastAsia="zh-CN"/>
          </w:rPr>
          <w:delText>模式</w:delText>
        </w:r>
      </w:del>
      <w:r>
        <w:rPr>
          <w:rFonts w:hint="eastAsia"/>
          <w:lang w:val="en-US" w:eastAsia="zh-CN"/>
        </w:rPr>
        <w:t>是“无小区模式”，</w:t>
      </w:r>
      <w:ins w:id="101" w:author="彼岸花" w:date="2019-06-21T12:52:34Z">
        <w:r>
          <w:rPr>
            <w:rFonts w:hint="eastAsia"/>
            <w:lang w:val="en-US" w:eastAsia="zh-CN"/>
          </w:rPr>
          <w:t>首页点击“寄快递”</w:t>
        </w:r>
      </w:ins>
      <w:ins w:id="102" w:author="彼岸花" w:date="2019-06-21T12:52:36Z">
        <w:r>
          <w:rPr>
            <w:rFonts w:hint="eastAsia"/>
            <w:lang w:val="en-US" w:eastAsia="zh-CN"/>
          </w:rPr>
          <w:t>时</w:t>
        </w:r>
      </w:ins>
      <w:ins w:id="103" w:author="彼岸花" w:date="2019-06-21T12:52:37Z">
        <w:r>
          <w:rPr>
            <w:rFonts w:hint="eastAsia"/>
            <w:lang w:val="en-US" w:eastAsia="zh-CN"/>
          </w:rPr>
          <w:t>，</w:t>
        </w:r>
      </w:ins>
      <w:bookmarkStart w:id="100" w:name="_GoBack"/>
      <w:bookmarkEnd w:id="100"/>
      <w:r>
        <w:rPr>
          <w:rFonts w:hint="eastAsia"/>
          <w:lang w:val="en-US" w:eastAsia="zh-CN"/>
        </w:rPr>
        <w:t>阻断提示“您选择的是无小区模式，不能享受寄快递功能”。</w:t>
      </w:r>
    </w:p>
    <w:p>
      <w:pPr>
        <w:keepNext w:val="0"/>
        <w:keepLines w:val="0"/>
        <w:pageBreakBefore w:val="0"/>
        <w:widowControl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50" w:leftChars="0" w:hanging="850" w:firstLineChars="0"/>
        <w:textAlignment w:val="auto"/>
        <w:outlineLvl w:val="3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45" w:name="_Toc18823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寄件地址维护</w:t>
      </w:r>
      <w:bookmarkEnd w:id="45"/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default"/>
          <w:lang w:val="en-US" w:eastAsia="zh-CN"/>
        </w:rPr>
      </w:pPr>
      <w:bookmarkStart w:id="46" w:name="_Toc12235"/>
      <w:r>
        <w:rPr>
          <w:rFonts w:hint="eastAsia"/>
          <w:lang w:val="en-US" w:eastAsia="zh-CN"/>
        </w:rPr>
        <w:t>页面设计</w:t>
      </w:r>
      <w:bookmarkEnd w:id="46"/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2470150" cy="4296410"/>
            <wp:effectExtent l="0" t="0" r="6350" b="8890"/>
            <wp:docPr id="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429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17140" cy="4211320"/>
            <wp:effectExtent l="0" t="0" r="16510" b="17780"/>
            <wp:docPr id="5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17140" cy="4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图2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2497455" cy="4356100"/>
            <wp:effectExtent l="0" t="0" r="17145" b="6350"/>
            <wp:docPr id="6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9745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126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default"/>
          <w:lang w:val="en-US" w:eastAsia="zh-CN"/>
        </w:rPr>
      </w:pPr>
      <w:bookmarkStart w:id="47" w:name="_Toc28518"/>
      <w:r>
        <w:rPr>
          <w:rFonts w:hint="eastAsia"/>
          <w:lang w:val="en-US" w:eastAsia="zh-CN"/>
        </w:rPr>
        <w:t>页面描述</w:t>
      </w:r>
      <w:bookmarkEnd w:id="47"/>
    </w:p>
    <w:p>
      <w:pPr>
        <w:numPr>
          <w:ilvl w:val="0"/>
          <w:numId w:val="23"/>
        </w:numPr>
        <w:bidi w:val="0"/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寄件人地址簿页面如图1所示:</w:t>
      </w:r>
    </w:p>
    <w:p>
      <w:pPr>
        <w:numPr>
          <w:ilvl w:val="1"/>
          <w:numId w:val="23"/>
        </w:numPr>
        <w:bidi w:val="0"/>
        <w:spacing w:line="360" w:lineRule="auto"/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页面带出该用户下的快递箱地址（包含被分享的快递箱）、移动驿站地址、新建的寄件人地址。</w:t>
      </w:r>
    </w:p>
    <w:p>
      <w:pPr>
        <w:numPr>
          <w:ilvl w:val="1"/>
          <w:numId w:val="23"/>
        </w:numPr>
        <w:bidi w:val="0"/>
        <w:spacing w:line="360" w:lineRule="auto"/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地址信息显示：寄件人名称、手机号、地址信息，如果地址是箱子地址或者移动驿站地址，寄件人姓名取身份证的姓名。</w:t>
      </w:r>
    </w:p>
    <w:p>
      <w:pPr>
        <w:numPr>
          <w:ilvl w:val="1"/>
          <w:numId w:val="23"/>
        </w:numPr>
        <w:bidi w:val="0"/>
        <w:spacing w:line="360" w:lineRule="auto"/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当地址是业主箱子地址时，</w:t>
      </w:r>
      <w:r>
        <w:rPr>
          <w:rFonts w:hint="eastAsia"/>
          <w:lang w:val="en-US" w:eastAsia="zh-CN"/>
        </w:rPr>
        <w:t>地址上</w:t>
      </w:r>
      <w:r>
        <w:rPr>
          <w:rFonts w:hint="default"/>
          <w:lang w:val="en-US" w:eastAsia="zh-CN"/>
        </w:rPr>
        <w:t>显示</w:t>
      </w:r>
      <w:r>
        <w:rPr>
          <w:rFonts w:hint="eastAsia"/>
          <w:lang w:val="en-US" w:eastAsia="zh-CN"/>
        </w:rPr>
        <w:t>红色标识</w:t>
      </w:r>
      <w:r>
        <w:rPr>
          <w:rFonts w:hint="default"/>
          <w:lang w:val="en-US" w:eastAsia="zh-CN"/>
        </w:rPr>
        <w:t>，</w:t>
      </w:r>
      <w:r>
        <w:rPr>
          <w:rFonts w:hint="eastAsia"/>
          <w:lang w:val="en-US" w:eastAsia="zh-CN"/>
        </w:rPr>
        <w:t>标识中显示</w:t>
      </w:r>
      <w:r>
        <w:rPr>
          <w:rFonts w:hint="default"/>
          <w:lang w:val="en-US" w:eastAsia="zh-CN"/>
        </w:rPr>
        <w:t>设备名称</w:t>
      </w:r>
      <w:r>
        <w:rPr>
          <w:rFonts w:hint="eastAsia"/>
          <w:lang w:val="en-US" w:eastAsia="zh-CN"/>
        </w:rPr>
        <w:t>；</w:t>
      </w:r>
      <w:r>
        <w:rPr>
          <w:rFonts w:hint="default"/>
          <w:lang w:val="en-US" w:eastAsia="zh-CN"/>
        </w:rPr>
        <w:t>当地址是被分享箱子地址时，</w:t>
      </w:r>
      <w:r>
        <w:rPr>
          <w:rFonts w:hint="eastAsia"/>
          <w:lang w:val="en-US" w:eastAsia="zh-CN"/>
        </w:rPr>
        <w:t>地址上</w:t>
      </w:r>
      <w:r>
        <w:rPr>
          <w:rFonts w:hint="default"/>
          <w:lang w:val="en-US" w:eastAsia="zh-CN"/>
        </w:rPr>
        <w:t>显示蓝色标识,</w:t>
      </w:r>
      <w:r>
        <w:rPr>
          <w:rFonts w:hint="eastAsia"/>
          <w:lang w:val="en-US" w:eastAsia="zh-CN"/>
        </w:rPr>
        <w:t>标识中</w:t>
      </w:r>
      <w:r>
        <w:rPr>
          <w:rFonts w:hint="default"/>
          <w:lang w:val="en-US" w:eastAsia="zh-CN"/>
        </w:rPr>
        <w:t>显示设备名称</w:t>
      </w:r>
      <w:r>
        <w:rPr>
          <w:rFonts w:hint="eastAsia"/>
          <w:lang w:val="en-US" w:eastAsia="zh-CN"/>
        </w:rPr>
        <w:t>；</w:t>
      </w:r>
      <w:r>
        <w:rPr>
          <w:rFonts w:hint="default"/>
          <w:lang w:val="en-US" w:eastAsia="zh-CN"/>
        </w:rPr>
        <w:t>当地址是移动驿站时，显示其他颜色标识，</w:t>
      </w:r>
      <w:r>
        <w:rPr>
          <w:rFonts w:hint="eastAsia"/>
          <w:lang w:val="en-US" w:eastAsia="zh-CN"/>
        </w:rPr>
        <w:t>标识中</w:t>
      </w:r>
      <w:r>
        <w:rPr>
          <w:rFonts w:hint="default"/>
          <w:lang w:val="en-US" w:eastAsia="zh-CN"/>
        </w:rPr>
        <w:t>显示“移动驿站”四个字</w:t>
      </w:r>
      <w:r>
        <w:rPr>
          <w:rFonts w:hint="eastAsia"/>
          <w:lang w:val="en-US" w:eastAsia="zh-CN"/>
        </w:rPr>
        <w:t>。（标识颜色以UI设计为准）</w:t>
      </w:r>
    </w:p>
    <w:p>
      <w:pPr>
        <w:numPr>
          <w:ilvl w:val="1"/>
          <w:numId w:val="23"/>
        </w:numPr>
        <w:bidi w:val="0"/>
        <w:spacing w:line="360" w:lineRule="auto"/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如果地址被设置为了“默认地址”，则需要在地址显示默认地址标识。</w:t>
      </w:r>
    </w:p>
    <w:p>
      <w:pPr>
        <w:numPr>
          <w:ilvl w:val="1"/>
          <w:numId w:val="23"/>
        </w:numPr>
        <w:bidi w:val="0"/>
        <w:spacing w:line="360" w:lineRule="auto"/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选中一条地址后，带回到4.2.3.1寄件页面的“</w:t>
      </w:r>
      <w:r>
        <w:drawing>
          <wp:inline distT="0" distB="0" distL="114300" distR="114300">
            <wp:extent cx="190500" cy="190500"/>
            <wp:effectExtent l="0" t="0" r="0" b="0"/>
            <wp:docPr id="6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寄件人地址”中。</w:t>
      </w:r>
    </w:p>
    <w:p>
      <w:pPr>
        <w:numPr>
          <w:ilvl w:val="1"/>
          <w:numId w:val="23"/>
        </w:numPr>
        <w:bidi w:val="0"/>
        <w:spacing w:line="360" w:lineRule="auto"/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点击【管理】按钮，页面跳转到寄件人地址簿管理页面，如图2所示。</w:t>
      </w:r>
    </w:p>
    <w:p>
      <w:pPr>
        <w:numPr>
          <w:ilvl w:val="1"/>
          <w:numId w:val="23"/>
        </w:numPr>
        <w:bidi w:val="0"/>
        <w:spacing w:line="360" w:lineRule="auto"/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点击【新建寄件人地址】按钮，页面跳转到新建寄件人地址页面，如图3所示。</w:t>
      </w:r>
    </w:p>
    <w:p>
      <w:pPr>
        <w:numPr>
          <w:ilvl w:val="0"/>
          <w:numId w:val="23"/>
        </w:numPr>
        <w:bidi w:val="0"/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寄件人地址簿管理页面如图2所示：</w:t>
      </w:r>
    </w:p>
    <w:p>
      <w:pPr>
        <w:numPr>
          <w:ilvl w:val="1"/>
          <w:numId w:val="23"/>
        </w:numPr>
        <w:bidi w:val="0"/>
        <w:spacing w:line="360" w:lineRule="auto"/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进入可编辑状态。当地址是设备地址或移动驿站地址时，不允许编辑和删除，但可以设置为“默认地址”。一个用户只能有一个默认地址，当设置了一个地址为默认地址时，其他的地址自动变更为非默认地址。</w:t>
      </w:r>
    </w:p>
    <w:p>
      <w:pPr>
        <w:numPr>
          <w:ilvl w:val="1"/>
          <w:numId w:val="23"/>
        </w:numPr>
        <w:bidi w:val="0"/>
        <w:spacing w:line="360" w:lineRule="auto"/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当地址是新建的寄件人地址时，允许编辑和删除，点击【编辑】按钮，进入到如图3所示页面，此时页面标题“新建寄件人地址”修改为“编辑寄件人地址”。</w:t>
      </w:r>
    </w:p>
    <w:p>
      <w:pPr>
        <w:numPr>
          <w:ilvl w:val="1"/>
          <w:numId w:val="23"/>
        </w:numPr>
        <w:bidi w:val="0"/>
        <w:spacing w:line="360" w:lineRule="auto"/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点击【删除】按钮，弹出二次确认框：“确认删除该地址？”，确认则删除一条寄件人地址信息。</w:t>
      </w:r>
    </w:p>
    <w:p>
      <w:pPr>
        <w:numPr>
          <w:ilvl w:val="0"/>
          <w:numId w:val="23"/>
        </w:numPr>
        <w:bidi w:val="0"/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新建/编辑寄件人地址页面如图3所示：</w:t>
      </w:r>
    </w:p>
    <w:tbl>
      <w:tblPr>
        <w:tblStyle w:val="9"/>
        <w:tblW w:w="8159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7"/>
        <w:gridCol w:w="1135"/>
        <w:gridCol w:w="52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00B0F0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字段名称</w:t>
            </w:r>
          </w:p>
        </w:tc>
        <w:tc>
          <w:tcPr>
            <w:tcW w:w="1135" w:type="dxa"/>
            <w:shd w:val="clear" w:color="auto" w:fill="00B0F0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字段类型</w:t>
            </w:r>
          </w:p>
        </w:tc>
        <w:tc>
          <w:tcPr>
            <w:tcW w:w="5227" w:type="dxa"/>
            <w:shd w:val="clear" w:color="auto" w:fill="00B0F0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59" w:type="dxa"/>
            <w:gridSpan w:val="3"/>
            <w:shd w:val="clear" w:color="auto" w:fill="BDD6EE" w:themeFill="accent1" w:themeFillTint="66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 xml:space="preserve">图3 新建/编辑寄件人地址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寄件人姓名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输入框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必录，2-20个字符，不能包含空格，表情符号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电话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输入框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必录，7-14字符，只包含数字、-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省市区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选择框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必录，下拉选项： 省、市、区/县联动选择。选择后带回省市区/县拼接值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选择小区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选择框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必录，选择框省市区下的后台管理平台已配置的小区信息，还未选择省市区时，阻断提示“请先选择省市区”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楼层信息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选择框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必录，选择该小区下、后台管理平台已经配置的楼层信息，下拉选项：楼号、单元号、楼层。三个选项互相独立，选择后带回楼号、单元号、楼层的值拼接值，还未选择小区时，阻断提示“请先选择小区”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门牌号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录入框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必录项，选择框带出的值为小区编码、楼号、单元号、楼层下的门牌号列表，未选择楼层信息时，阻断提示“请先选择楼层信息”。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设为默认寄件人地址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复选框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非必录，勾选上则将该地址设为默认地址，保存后其他默认地址去除默认标志。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保存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校验必录项和格式，存在格式问题时，阻断提示“***只能为***”，必录项校验不通过时，阻断提示“**不能为空”</w:t>
            </w:r>
          </w:p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保存成功后，页面返回寄件人地址簿页面</w:t>
            </w:r>
          </w:p>
        </w:tc>
      </w:tr>
    </w:tbl>
    <w:p>
      <w:pPr>
        <w:numPr>
          <w:ilvl w:val="1"/>
          <w:numId w:val="23"/>
        </w:numPr>
        <w:bidi w:val="0"/>
        <w:spacing w:line="360" w:lineRule="auto"/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辑页面时，带出该寄件人的地址信息，可编辑，校验规则同新建功能。当修改“省市区”字段时，“省市区”以下字段清空，当修改“选择小区”时，“选择小区”以下字段清空；当修改“楼层信息”时，门牌号清空。</w:t>
      </w: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default"/>
          <w:lang w:val="en-US" w:eastAsia="zh-CN"/>
        </w:rPr>
      </w:pPr>
      <w:bookmarkStart w:id="48" w:name="_Toc12307"/>
      <w:r>
        <w:rPr>
          <w:rFonts w:hint="eastAsia"/>
          <w:lang w:val="en-US" w:eastAsia="zh-CN"/>
        </w:rPr>
        <w:t>页面规则</w:t>
      </w:r>
      <w:bookmarkEnd w:id="48"/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无。</w:t>
      </w:r>
    </w:p>
    <w:p>
      <w:pPr>
        <w:keepNext w:val="0"/>
        <w:keepLines w:val="0"/>
        <w:pageBreakBefore w:val="0"/>
        <w:widowControl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50" w:leftChars="0" w:hanging="850" w:firstLineChars="0"/>
        <w:textAlignment w:val="auto"/>
        <w:outlineLvl w:val="3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49" w:name="_Toc11136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收件地址维护</w:t>
      </w:r>
      <w:bookmarkEnd w:id="49"/>
    </w:p>
    <w:p>
      <w:pPr>
        <w:keepNext w:val="0"/>
        <w:keepLines w:val="0"/>
        <w:pageBreakBefore w:val="0"/>
        <w:widowControl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default"/>
          <w:lang w:val="en-US" w:eastAsia="zh-CN"/>
        </w:rPr>
      </w:pPr>
      <w:bookmarkStart w:id="50" w:name="_Toc3337"/>
      <w:r>
        <w:rPr>
          <w:rFonts w:hint="eastAsia"/>
          <w:lang w:val="en-US" w:eastAsia="zh-CN"/>
        </w:rPr>
        <w:t>页面设计</w:t>
      </w:r>
      <w:bookmarkEnd w:id="50"/>
    </w:p>
    <w:p>
      <w:pPr>
        <w:bidi w:val="0"/>
      </w:pPr>
      <w:r>
        <w:drawing>
          <wp:inline distT="0" distB="0" distL="114300" distR="114300">
            <wp:extent cx="2609850" cy="4542155"/>
            <wp:effectExtent l="0" t="0" r="0" b="10795"/>
            <wp:docPr id="6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54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94280" cy="4339590"/>
            <wp:effectExtent l="0" t="0" r="1270" b="3810"/>
            <wp:docPr id="6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4280" cy="433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图2</w:t>
      </w:r>
    </w:p>
    <w:p>
      <w:pPr>
        <w:bidi w:val="0"/>
      </w:pPr>
      <w:r>
        <w:drawing>
          <wp:inline distT="0" distB="0" distL="114300" distR="114300">
            <wp:extent cx="2243455" cy="3913505"/>
            <wp:effectExtent l="0" t="0" r="4445" b="10795"/>
            <wp:docPr id="7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5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126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keepNext w:val="0"/>
        <w:keepLines w:val="0"/>
        <w:pageBreakBefore w:val="0"/>
        <w:widowControl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default"/>
          <w:lang w:val="en-US" w:eastAsia="zh-CN"/>
        </w:rPr>
      </w:pPr>
      <w:bookmarkStart w:id="51" w:name="_Toc2158"/>
      <w:r>
        <w:rPr>
          <w:rFonts w:hint="eastAsia"/>
          <w:lang w:val="en-US" w:eastAsia="zh-CN"/>
        </w:rPr>
        <w:t>页面描述</w:t>
      </w:r>
      <w:bookmarkEnd w:id="51"/>
    </w:p>
    <w:p>
      <w:pPr>
        <w:numPr>
          <w:ilvl w:val="0"/>
          <w:numId w:val="25"/>
        </w:numPr>
        <w:bidi w:val="0"/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收件人地址簿页面如图1所示:</w:t>
      </w:r>
    </w:p>
    <w:p>
      <w:pPr>
        <w:numPr>
          <w:ilvl w:val="1"/>
          <w:numId w:val="25"/>
        </w:numPr>
        <w:bidi w:val="0"/>
        <w:spacing w:line="360" w:lineRule="auto"/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页面带出该用户下的所有未删除的收件人地址。</w:t>
      </w:r>
    </w:p>
    <w:p>
      <w:pPr>
        <w:numPr>
          <w:ilvl w:val="1"/>
          <w:numId w:val="25"/>
        </w:numPr>
        <w:bidi w:val="0"/>
        <w:spacing w:line="360" w:lineRule="auto"/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地址信息显示：寄件人名称、手机号、地址信息。</w:t>
      </w:r>
    </w:p>
    <w:p>
      <w:pPr>
        <w:numPr>
          <w:ilvl w:val="1"/>
          <w:numId w:val="25"/>
        </w:numPr>
        <w:bidi w:val="0"/>
        <w:spacing w:line="360" w:lineRule="auto"/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选中一条地址后，带回到4.2.3.1寄件页面的“</w:t>
      </w:r>
      <w:r>
        <w:drawing>
          <wp:inline distT="0" distB="0" distL="114300" distR="114300">
            <wp:extent cx="190500" cy="190500"/>
            <wp:effectExtent l="0" t="0" r="0" b="0"/>
            <wp:docPr id="72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收件人地址”中。</w:t>
      </w:r>
    </w:p>
    <w:p>
      <w:pPr>
        <w:numPr>
          <w:ilvl w:val="1"/>
          <w:numId w:val="25"/>
        </w:numPr>
        <w:bidi w:val="0"/>
        <w:spacing w:line="360" w:lineRule="auto"/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点击【管理】按钮，页面跳转到收件人地址簿管理页面，如图2所示。</w:t>
      </w:r>
    </w:p>
    <w:p>
      <w:pPr>
        <w:numPr>
          <w:ilvl w:val="1"/>
          <w:numId w:val="25"/>
        </w:numPr>
        <w:bidi w:val="0"/>
        <w:spacing w:line="360" w:lineRule="auto"/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点击【新建收件人地址】按钮，页面跳转到新建收件人地址页面，如图3所示。</w:t>
      </w:r>
    </w:p>
    <w:p>
      <w:pPr>
        <w:numPr>
          <w:ilvl w:val="0"/>
          <w:numId w:val="25"/>
        </w:numPr>
        <w:bidi w:val="0"/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收件人地址簿管理页面如图2所示：</w:t>
      </w:r>
    </w:p>
    <w:p>
      <w:pPr>
        <w:numPr>
          <w:ilvl w:val="1"/>
          <w:numId w:val="25"/>
        </w:numPr>
        <w:bidi w:val="0"/>
        <w:spacing w:line="360" w:lineRule="auto"/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页面进入可编辑状态，允许编辑和删除，点击【编辑】按钮，进入到如图3所示页面，此时页面标题“新建收件人地址”修改为“编辑收件人地址”。</w:t>
      </w:r>
    </w:p>
    <w:p>
      <w:pPr>
        <w:numPr>
          <w:ilvl w:val="1"/>
          <w:numId w:val="25"/>
        </w:numPr>
        <w:bidi w:val="0"/>
        <w:spacing w:line="360" w:lineRule="auto"/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点击【删除】按钮，弹出二次确认框：“确认删除该地址？”，确认则删除一条收件人地址信息。</w:t>
      </w:r>
    </w:p>
    <w:p>
      <w:pPr>
        <w:numPr>
          <w:ilvl w:val="0"/>
          <w:numId w:val="25"/>
        </w:numPr>
        <w:tabs>
          <w:tab w:val="left" w:pos="840"/>
        </w:tabs>
        <w:bidi w:val="0"/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新建/编辑收人地址页面如图3所示：</w:t>
      </w:r>
    </w:p>
    <w:tbl>
      <w:tblPr>
        <w:tblStyle w:val="9"/>
        <w:tblW w:w="8159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7"/>
        <w:gridCol w:w="1135"/>
        <w:gridCol w:w="52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00B0F0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字段名称</w:t>
            </w:r>
          </w:p>
        </w:tc>
        <w:tc>
          <w:tcPr>
            <w:tcW w:w="1135" w:type="dxa"/>
            <w:shd w:val="clear" w:color="auto" w:fill="00B0F0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字段类型</w:t>
            </w:r>
          </w:p>
        </w:tc>
        <w:tc>
          <w:tcPr>
            <w:tcW w:w="5227" w:type="dxa"/>
            <w:shd w:val="clear" w:color="auto" w:fill="00B0F0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59" w:type="dxa"/>
            <w:gridSpan w:val="3"/>
            <w:shd w:val="clear" w:color="auto" w:fill="BDD6EE" w:themeFill="accent1" w:themeFillTint="66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 xml:space="preserve">图3 新建/编辑收件人地址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收件人姓名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输入框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必录，2-20个字符，不能包含空格，表情符号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收件人电话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输入框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必录，7-14字符，只包含数字、-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省市区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选择框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必录，下拉选项： 省、市、区/县联动选择。选择后带回省市区/县拼接值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详细地址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输入框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必录，2-30个字符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保存</w:t>
            </w:r>
          </w:p>
        </w:tc>
        <w:tc>
          <w:tcPr>
            <w:tcW w:w="1135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5227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校验必录项和格式，存在格式问题时，阻断提示“***只能为***”，必录项校验不通过时，阻断提示“**不能为空”</w:t>
            </w:r>
          </w:p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保存成功后，页面返回收件人地址簿页面</w:t>
            </w:r>
          </w:p>
        </w:tc>
      </w:tr>
    </w:tbl>
    <w:p>
      <w:pPr>
        <w:numPr>
          <w:ilvl w:val="1"/>
          <w:numId w:val="25"/>
        </w:numPr>
        <w:bidi w:val="0"/>
        <w:spacing w:line="360" w:lineRule="auto"/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编辑页面时，带出该收件人的地址信息，可编辑，校验规则同新建功能。当修改“省市区”字段时，“详细地址”字段清空。</w:t>
      </w:r>
    </w:p>
    <w:p>
      <w:pPr>
        <w:keepNext w:val="0"/>
        <w:keepLines w:val="0"/>
        <w:pageBreakBefore w:val="0"/>
        <w:widowControl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default"/>
          <w:lang w:val="en-US" w:eastAsia="zh-CN"/>
        </w:rPr>
      </w:pPr>
      <w:bookmarkStart w:id="52" w:name="_Toc9199"/>
      <w:r>
        <w:rPr>
          <w:rFonts w:hint="eastAsia"/>
          <w:lang w:val="en-US" w:eastAsia="zh-CN"/>
        </w:rPr>
        <w:t>页面</w:t>
      </w:r>
      <w:bookmarkEnd w:id="52"/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无。</w:t>
      </w: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67" w:leftChars="0" w:hanging="567" w:firstLineChars="0"/>
        <w:textAlignment w:val="auto"/>
        <w:outlineLvl w:val="1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53" w:name="_Toc8010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我的</w:t>
      </w:r>
      <w:bookmarkEnd w:id="53"/>
    </w:p>
    <w:p>
      <w:pPr>
        <w:keepNext w:val="0"/>
        <w:keepLines w:val="0"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9" w:leftChars="0" w:hanging="709" w:firstLineChars="0"/>
        <w:textAlignment w:val="auto"/>
        <w:outlineLvl w:val="2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54" w:name="_Toc7891"/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“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我的</w:t>
      </w:r>
      <w:r>
        <w:rPr>
          <w:rFonts w:hint="default" w:ascii="黑体" w:hAnsi="黑体" w:eastAsia="黑体" w:cs="黑体"/>
          <w:sz w:val="24"/>
          <w:szCs w:val="24"/>
          <w:lang w:val="en-US" w:eastAsia="zh-CN"/>
        </w:rPr>
        <w:t>”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页面</w:t>
      </w:r>
      <w:bookmarkEnd w:id="54"/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default"/>
          <w:lang w:val="en-US" w:eastAsia="zh-CN"/>
        </w:rPr>
      </w:pPr>
      <w:bookmarkStart w:id="55" w:name="_Toc31196"/>
      <w:r>
        <w:rPr>
          <w:rFonts w:hint="eastAsia"/>
          <w:lang w:val="en-US" w:eastAsia="zh-CN"/>
        </w:rPr>
        <w:t>页面设计</w:t>
      </w:r>
      <w:bookmarkEnd w:id="55"/>
    </w:p>
    <w:p>
      <w:pPr>
        <w:bidi w:val="0"/>
      </w:pPr>
      <w:r>
        <w:drawing>
          <wp:inline distT="0" distB="0" distL="114300" distR="114300">
            <wp:extent cx="2660015" cy="5015865"/>
            <wp:effectExtent l="0" t="0" r="6985" b="13335"/>
            <wp:docPr id="6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0015" cy="501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default"/>
          <w:lang w:val="en-US" w:eastAsia="zh-CN"/>
        </w:rPr>
      </w:pPr>
      <w:bookmarkStart w:id="56" w:name="_Toc4225"/>
      <w:r>
        <w:rPr>
          <w:rFonts w:hint="eastAsia"/>
          <w:lang w:val="en-US" w:eastAsia="zh-CN"/>
        </w:rPr>
        <w:t>页面描述</w:t>
      </w:r>
      <w:bookmarkEnd w:id="56"/>
    </w:p>
    <w:tbl>
      <w:tblPr>
        <w:tblStyle w:val="9"/>
        <w:tblW w:w="8159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7"/>
        <w:gridCol w:w="1135"/>
        <w:gridCol w:w="52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00B0F0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字段名称</w:t>
            </w:r>
          </w:p>
        </w:tc>
        <w:tc>
          <w:tcPr>
            <w:tcW w:w="1135" w:type="dxa"/>
            <w:shd w:val="clear" w:color="auto" w:fill="00B0F0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字段类型</w:t>
            </w:r>
          </w:p>
        </w:tc>
        <w:tc>
          <w:tcPr>
            <w:tcW w:w="5227" w:type="dxa"/>
            <w:shd w:val="clear" w:color="auto" w:fill="00B0F0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“我的”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底部菜单按钮“我的”，当存在未读消息或存在待付款的订单时，右上角显示红色标识，如图1所示。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</w:t>
            </w:r>
          </w:p>
        </w:tc>
        <w:tc>
          <w:tcPr>
            <w:tcW w:w="1135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5227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点击该按钮，进入4.3.2设置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消息列表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当存在未读消息时，按钮上方显示未读消息数 ，跳转到4.3.3消息列表 页面 。不存在未读消息时，红色未读消息按钮不显示。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59" w:type="dxa"/>
            <w:gridSpan w:val="3"/>
            <w:shd w:val="clear" w:color="auto" w:fill="BDD6EE" w:themeFill="accent1" w:themeFillTint="66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我的订单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查看全部订单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页面跳转到4.3.4  我的订单中“全部”Tab页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待取件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页面跳转到4.3.4  我的订单中“待取件”Tab页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待付款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页面跳转到4.3.4  我的订单中“待付款”Tab页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eastAsiaTheme="minorEastAsia"/>
                <w:lang w:val="en-US" w:eastAsia="zh-CN"/>
              </w:rPr>
              <w:t>已付款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页面跳转到4.3.4  我的订单中“已付款”Tab页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已发出</w:t>
            </w:r>
          </w:p>
        </w:tc>
        <w:tc>
          <w:tcPr>
            <w:tcW w:w="1135" w:type="dxa"/>
            <w:vAlign w:val="top"/>
          </w:tcPr>
          <w:p>
            <w:pPr>
              <w:spacing w:line="24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5227" w:type="dxa"/>
            <w:vAlign w:val="top"/>
          </w:tcPr>
          <w:p>
            <w:pPr>
              <w:spacing w:line="240" w:lineRule="auto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页面跳转到4.3.4  我的订单中“已发出”Tab页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已取消</w:t>
            </w:r>
          </w:p>
        </w:tc>
        <w:tc>
          <w:tcPr>
            <w:tcW w:w="1135" w:type="dxa"/>
            <w:vAlign w:val="top"/>
          </w:tcPr>
          <w:p>
            <w:pPr>
              <w:spacing w:line="240" w:lineRule="auto"/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5227" w:type="dxa"/>
            <w:vAlign w:val="top"/>
          </w:tcPr>
          <w:p>
            <w:pPr>
              <w:spacing w:line="24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页面跳转到4.3.4  我的订单中“已取消”Tab页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59" w:type="dxa"/>
            <w:gridSpan w:val="3"/>
            <w:shd w:val="clear" w:color="auto" w:fill="BDD6EE" w:themeFill="accent1" w:themeFillTint="66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我的服务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关于我们</w:t>
            </w:r>
          </w:p>
        </w:tc>
        <w:tc>
          <w:tcPr>
            <w:tcW w:w="1135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5227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页面跳转到4.3.5 关于我们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服务中心</w:t>
            </w:r>
          </w:p>
        </w:tc>
        <w:tc>
          <w:tcPr>
            <w:tcW w:w="1135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5227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页面跳转到4.3.6 服务中心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default"/>
          <w:lang w:val="en-US" w:eastAsia="zh-CN"/>
        </w:rPr>
      </w:pPr>
      <w:bookmarkStart w:id="57" w:name="_Toc30532"/>
      <w:r>
        <w:rPr>
          <w:rFonts w:hint="eastAsia"/>
          <w:lang w:val="en-US" w:eastAsia="zh-CN"/>
        </w:rPr>
        <w:t>页面规则</w:t>
      </w:r>
      <w:bookmarkEnd w:id="57"/>
    </w:p>
    <w:p>
      <w:pPr>
        <w:numPr>
          <w:ilvl w:val="0"/>
          <w:numId w:val="0"/>
        </w:numPr>
        <w:bidi w:val="0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</w:t>
      </w:r>
    </w:p>
    <w:p>
      <w:pPr>
        <w:keepNext w:val="0"/>
        <w:keepLines w:val="0"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9" w:leftChars="0" w:hanging="709" w:firstLineChars="0"/>
        <w:textAlignment w:val="auto"/>
        <w:outlineLvl w:val="2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58" w:name="_Toc7448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设置</w:t>
      </w:r>
      <w:bookmarkEnd w:id="58"/>
    </w:p>
    <w:p>
      <w:pPr>
        <w:keepNext w:val="0"/>
        <w:keepLines w:val="0"/>
        <w:pageBreakBefore w:val="0"/>
        <w:widowControl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50" w:leftChars="0" w:hanging="850" w:firstLineChars="0"/>
        <w:textAlignment w:val="auto"/>
        <w:outlineLvl w:val="3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59" w:name="_Toc20148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设置页面</w:t>
      </w:r>
      <w:bookmarkEnd w:id="59"/>
    </w:p>
    <w:p>
      <w:pPr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default"/>
          <w:lang w:val="en-US" w:eastAsia="zh-CN"/>
        </w:rPr>
      </w:pPr>
      <w:bookmarkStart w:id="60" w:name="_Toc31818"/>
      <w:r>
        <w:rPr>
          <w:rFonts w:hint="eastAsia"/>
          <w:lang w:val="en-US" w:eastAsia="zh-CN"/>
        </w:rPr>
        <w:t>页面设计</w:t>
      </w:r>
      <w:bookmarkEnd w:id="60"/>
    </w:p>
    <w:p>
      <w:pPr>
        <w:bidi w:val="0"/>
      </w:pPr>
      <w:r>
        <w:drawing>
          <wp:inline distT="0" distB="0" distL="114300" distR="114300">
            <wp:extent cx="2343785" cy="4114165"/>
            <wp:effectExtent l="0" t="0" r="18415" b="63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43785" cy="411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1680" w:firstLineChars="8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default"/>
          <w:lang w:val="en-US" w:eastAsia="zh-CN"/>
        </w:rPr>
      </w:pPr>
      <w:bookmarkStart w:id="61" w:name="_Toc26937"/>
      <w:r>
        <w:rPr>
          <w:rFonts w:hint="eastAsia"/>
          <w:lang w:val="en-US" w:eastAsia="zh-CN"/>
        </w:rPr>
        <w:t>页面描述</w:t>
      </w:r>
      <w:bookmarkEnd w:id="61"/>
    </w:p>
    <w:tbl>
      <w:tblPr>
        <w:tblStyle w:val="9"/>
        <w:tblW w:w="8159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7"/>
        <w:gridCol w:w="1135"/>
        <w:gridCol w:w="52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00B0F0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字段名称</w:t>
            </w:r>
          </w:p>
        </w:tc>
        <w:tc>
          <w:tcPr>
            <w:tcW w:w="1135" w:type="dxa"/>
            <w:shd w:val="clear" w:color="auto" w:fill="00B0F0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字段类型</w:t>
            </w:r>
          </w:p>
        </w:tc>
        <w:tc>
          <w:tcPr>
            <w:tcW w:w="5227" w:type="dxa"/>
            <w:shd w:val="clear" w:color="auto" w:fill="00B0F0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修改手机号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页面显示该用户手机号，点击该按钮，进入4.3.2.2修改手机号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修改登录密码</w:t>
            </w:r>
          </w:p>
        </w:tc>
        <w:tc>
          <w:tcPr>
            <w:tcW w:w="1135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5227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点击该按钮，进入4.3.2.3修改登录密码页面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797" w:type="dxa"/>
          </w:tcPr>
          <w:p>
            <w:pPr>
              <w:spacing w:line="24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变更箱子地址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点击该按钮，进入4.3.2.4修改箱子地址页面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检查更新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根据发布的版本对比，如果当前版本与发布版本一致，则显示“目前是最新版本”，否则显示页面红色字体“有新版本”。</w:t>
            </w:r>
          </w:p>
          <w:p>
            <w:pPr>
              <w:spacing w:line="240" w:lineRule="auto"/>
            </w:pPr>
            <w:r>
              <w:drawing>
                <wp:inline distT="0" distB="0" distL="114300" distR="114300">
                  <wp:extent cx="2575560" cy="219710"/>
                  <wp:effectExtent l="0" t="0" r="15240" b="8890"/>
                  <wp:docPr id="19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560" cy="21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由于还未上线，功能本期先不实施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注销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点击该按钮，页面注销登录，跳转到 登录页面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default"/>
          <w:lang w:val="en-US" w:eastAsia="zh-CN"/>
        </w:rPr>
      </w:pPr>
      <w:bookmarkStart w:id="62" w:name="_Toc19081"/>
      <w:r>
        <w:rPr>
          <w:rFonts w:hint="eastAsia"/>
          <w:lang w:val="en-US" w:eastAsia="zh-CN"/>
        </w:rPr>
        <w:t>页面规则</w:t>
      </w:r>
      <w:bookmarkEnd w:id="62"/>
    </w:p>
    <w:p>
      <w:pPr>
        <w:bidi w:val="0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无。</w:t>
      </w:r>
    </w:p>
    <w:p>
      <w:pPr>
        <w:keepNext w:val="0"/>
        <w:keepLines w:val="0"/>
        <w:pageBreakBefore w:val="0"/>
        <w:widowControl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50" w:leftChars="0" w:hanging="850" w:firstLineChars="0"/>
        <w:textAlignment w:val="auto"/>
        <w:outlineLvl w:val="3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63" w:name="_Toc21165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修改手机号</w:t>
      </w:r>
      <w:bookmarkEnd w:id="63"/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4"/>
        <w:rPr>
          <w:rFonts w:hint="default"/>
          <w:lang w:val="en-US" w:eastAsia="zh-CN"/>
        </w:rPr>
      </w:pPr>
      <w:bookmarkStart w:id="64" w:name="_Toc2226"/>
      <w:r>
        <w:rPr>
          <w:rFonts w:hint="eastAsia"/>
          <w:lang w:val="en-US" w:eastAsia="zh-CN"/>
        </w:rPr>
        <w:t>页面规则</w:t>
      </w:r>
      <w:bookmarkEnd w:id="64"/>
    </w:p>
    <w:p>
      <w:pPr>
        <w:bidi w:val="0"/>
      </w:pPr>
      <w:r>
        <w:drawing>
          <wp:inline distT="0" distB="0" distL="114300" distR="114300">
            <wp:extent cx="2562860" cy="4498975"/>
            <wp:effectExtent l="0" t="0" r="8890" b="15875"/>
            <wp:docPr id="1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449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89200" cy="4369435"/>
            <wp:effectExtent l="0" t="0" r="6350" b="12065"/>
            <wp:docPr id="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436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126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图2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4"/>
        <w:rPr>
          <w:rFonts w:hint="default"/>
          <w:lang w:val="en-US" w:eastAsia="zh-CN"/>
        </w:rPr>
      </w:pPr>
      <w:bookmarkStart w:id="65" w:name="_Toc17216"/>
      <w:r>
        <w:rPr>
          <w:rFonts w:hint="eastAsia"/>
          <w:lang w:val="en-US" w:eastAsia="zh-CN"/>
        </w:rPr>
        <w:t>页面描述</w:t>
      </w:r>
      <w:bookmarkEnd w:id="65"/>
    </w:p>
    <w:tbl>
      <w:tblPr>
        <w:tblStyle w:val="9"/>
        <w:tblW w:w="8159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7"/>
        <w:gridCol w:w="1135"/>
        <w:gridCol w:w="52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00B0F0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字段名称</w:t>
            </w:r>
          </w:p>
        </w:tc>
        <w:tc>
          <w:tcPr>
            <w:tcW w:w="1135" w:type="dxa"/>
            <w:shd w:val="clear" w:color="auto" w:fill="00B0F0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字段类型</w:t>
            </w:r>
          </w:p>
        </w:tc>
        <w:tc>
          <w:tcPr>
            <w:tcW w:w="5227" w:type="dxa"/>
            <w:shd w:val="clear" w:color="auto" w:fill="00B0F0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59" w:type="dxa"/>
            <w:gridSpan w:val="3"/>
            <w:shd w:val="clear" w:color="auto" w:fill="BDD6EE" w:themeFill="accent1" w:themeFillTint="66"/>
          </w:tcPr>
          <w:p>
            <w:pPr>
              <w:spacing w:line="240" w:lineRule="auto"/>
              <w:rPr>
                <w:rFonts w:hint="default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验证页面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获取验证码</w:t>
            </w:r>
          </w:p>
        </w:tc>
        <w:tc>
          <w:tcPr>
            <w:tcW w:w="1135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5227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点击该按钮， 发送验证码到当前用户手机号，短信内容：“【上海宣骥电子有限公司】验证码****,您正在进行修改手机号操作，若非本人操作，请勿泄露！ 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验证码</w:t>
            </w:r>
          </w:p>
        </w:tc>
        <w:tc>
          <w:tcPr>
            <w:tcW w:w="1135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输入框</w:t>
            </w:r>
          </w:p>
        </w:tc>
        <w:tc>
          <w:tcPr>
            <w:tcW w:w="5227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必录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下一步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点击该按钮，进入图2修改手机号页面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59" w:type="dxa"/>
            <w:gridSpan w:val="3"/>
            <w:shd w:val="clear" w:color="auto" w:fill="BDD6EE" w:themeFill="accent1" w:themeFillTint="66"/>
            <w:vAlign w:val="top"/>
          </w:tcPr>
          <w:p>
            <w:pPr>
              <w:spacing w:line="240" w:lineRule="auto"/>
              <w:rPr>
                <w:rFonts w:hint="default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修改手机号页面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新的手机号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输入框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必录，根据通用开发规则校验格式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获取验证码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点击该按钮， 发送验证码到当前用户手机号，短信内容：“【上海宣骥电子有限公司】验证码****,您正在进行修改手机号操作，若非本人操作，请勿泄露！ 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验证码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输入框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必录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下一步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点击该按钮，修改成功后跳转到登录页面，登录页面的手机号和密码清空。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《平台服务协议》</w:t>
            </w:r>
          </w:p>
        </w:tc>
        <w:tc>
          <w:tcPr>
            <w:tcW w:w="1135" w:type="dxa"/>
            <w:vAlign w:val="top"/>
          </w:tcPr>
          <w:p>
            <w:pPr>
              <w:spacing w:line="240" w:lineRule="auto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按钮</w:t>
            </w:r>
          </w:p>
        </w:tc>
        <w:tc>
          <w:tcPr>
            <w:tcW w:w="5227" w:type="dxa"/>
            <w:vAlign w:val="top"/>
          </w:tcPr>
          <w:p>
            <w:pPr>
              <w:spacing w:line="240" w:lineRule="auto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进入平台服务协议页面，页面内容在后台管理平台中配置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《隐私保护》</w:t>
            </w:r>
          </w:p>
        </w:tc>
        <w:tc>
          <w:tcPr>
            <w:tcW w:w="1135" w:type="dxa"/>
            <w:vAlign w:val="top"/>
          </w:tcPr>
          <w:p>
            <w:pPr>
              <w:spacing w:line="240" w:lineRule="auto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按钮</w:t>
            </w:r>
          </w:p>
        </w:tc>
        <w:tc>
          <w:tcPr>
            <w:tcW w:w="5227" w:type="dxa"/>
            <w:vAlign w:val="top"/>
          </w:tcPr>
          <w:p>
            <w:pPr>
              <w:spacing w:line="240" w:lineRule="auto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进入隐私保护页面，页面内容在后台管理平台中配置</w:t>
            </w:r>
          </w:p>
        </w:tc>
      </w:tr>
    </w:tbl>
    <w:p>
      <w:pPr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4"/>
        <w:rPr>
          <w:rFonts w:hint="default"/>
          <w:lang w:val="en-US" w:eastAsia="zh-CN"/>
        </w:rPr>
      </w:pPr>
      <w:bookmarkStart w:id="66" w:name="_Toc26099"/>
      <w:r>
        <w:rPr>
          <w:rFonts w:hint="eastAsia"/>
          <w:lang w:val="en-US" w:eastAsia="zh-CN"/>
        </w:rPr>
        <w:t>页面规则</w:t>
      </w:r>
      <w:bookmarkEnd w:id="66"/>
    </w:p>
    <w:p>
      <w:pPr>
        <w:numPr>
          <w:ilvl w:val="0"/>
          <w:numId w:val="29"/>
        </w:numPr>
        <w:tabs>
          <w:tab w:val="left" w:pos="840"/>
        </w:tabs>
        <w:bidi w:val="0"/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校验必录项，否则阻断提示“***不能为空”，校验格式，否则阻断性提示“***只能为***”。</w:t>
      </w:r>
    </w:p>
    <w:p>
      <w:pPr>
        <w:numPr>
          <w:ilvl w:val="0"/>
          <w:numId w:val="29"/>
        </w:numPr>
        <w:tabs>
          <w:tab w:val="left" w:pos="840"/>
        </w:tabs>
        <w:bidi w:val="0"/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点击“下一步”，校验：</w:t>
      </w:r>
    </w:p>
    <w:p>
      <w:pPr>
        <w:numPr>
          <w:ilvl w:val="1"/>
          <w:numId w:val="29"/>
        </w:numPr>
        <w:bidi w:val="0"/>
        <w:spacing w:line="360" w:lineRule="auto"/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当手机号与验证码不匹配，或者手机号未发送过验证码时，阻断校验：“手机号与验证码不匹配”。</w:t>
      </w:r>
    </w:p>
    <w:p>
      <w:pPr>
        <w:numPr>
          <w:ilvl w:val="1"/>
          <w:numId w:val="29"/>
        </w:numPr>
        <w:bidi w:val="0"/>
        <w:spacing w:line="360" w:lineRule="auto"/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修改手机号页面需勾选“我已阅读并且同意《平台服务协议》和《隐私保护》”，否则阻断提示“请同意平台协议”</w:t>
      </w:r>
    </w:p>
    <w:p>
      <w:pPr>
        <w:numPr>
          <w:ilvl w:val="1"/>
          <w:numId w:val="29"/>
        </w:numPr>
        <w:bidi w:val="0"/>
        <w:spacing w:line="360" w:lineRule="auto"/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新手机号不能与原手机号一致，否则阻断提示：“新手机号不能与原手机号一致”。</w:t>
      </w:r>
    </w:p>
    <w:p>
      <w:pPr>
        <w:numPr>
          <w:ilvl w:val="1"/>
          <w:numId w:val="29"/>
        </w:numPr>
        <w:bidi w:val="0"/>
        <w:spacing w:line="360" w:lineRule="auto"/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后台可以存储该用户历史手机号修改记录。</w:t>
      </w:r>
    </w:p>
    <w:p>
      <w:pPr>
        <w:keepNext w:val="0"/>
        <w:keepLines w:val="0"/>
        <w:pageBreakBefore w:val="0"/>
        <w:widowControl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50" w:leftChars="0" w:hanging="850" w:firstLineChars="0"/>
        <w:textAlignment w:val="auto"/>
        <w:outlineLvl w:val="3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67" w:name="_Toc3640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修改登录密码</w:t>
      </w:r>
      <w:bookmarkEnd w:id="67"/>
    </w:p>
    <w:p>
      <w:pPr>
        <w:keepNext w:val="0"/>
        <w:keepLines w:val="0"/>
        <w:pageBreakBefore w:val="0"/>
        <w:widowControl w:val="0"/>
        <w:numPr>
          <w:ilvl w:val="0"/>
          <w:numId w:val="3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4"/>
        <w:rPr>
          <w:rFonts w:hint="default"/>
          <w:lang w:val="en-US" w:eastAsia="zh-CN"/>
        </w:rPr>
      </w:pPr>
      <w:bookmarkStart w:id="68" w:name="_Toc3582"/>
      <w:r>
        <w:rPr>
          <w:rFonts w:hint="eastAsia"/>
          <w:lang w:val="en-US" w:eastAsia="zh-CN"/>
        </w:rPr>
        <w:t>页面规则</w:t>
      </w:r>
      <w:bookmarkEnd w:id="68"/>
    </w:p>
    <w:p>
      <w:pPr>
        <w:bidi w:val="0"/>
      </w:pPr>
      <w:r>
        <w:drawing>
          <wp:inline distT="0" distB="0" distL="114300" distR="114300">
            <wp:extent cx="2508250" cy="4404360"/>
            <wp:effectExtent l="0" t="0" r="6350" b="15240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32685" cy="4270375"/>
            <wp:effectExtent l="0" t="0" r="5715" b="15875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32685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126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图2</w:t>
      </w:r>
    </w:p>
    <w:p>
      <w:pPr>
        <w:keepNext w:val="0"/>
        <w:keepLines w:val="0"/>
        <w:pageBreakBefore w:val="0"/>
        <w:widowControl w:val="0"/>
        <w:numPr>
          <w:ilvl w:val="0"/>
          <w:numId w:val="3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4"/>
        <w:rPr>
          <w:rFonts w:hint="default"/>
          <w:lang w:val="en-US" w:eastAsia="zh-CN"/>
        </w:rPr>
      </w:pPr>
      <w:bookmarkStart w:id="69" w:name="_Toc26592"/>
      <w:r>
        <w:rPr>
          <w:rFonts w:hint="eastAsia"/>
          <w:lang w:val="en-US" w:eastAsia="zh-CN"/>
        </w:rPr>
        <w:t>页面描述</w:t>
      </w:r>
      <w:bookmarkEnd w:id="69"/>
    </w:p>
    <w:tbl>
      <w:tblPr>
        <w:tblStyle w:val="9"/>
        <w:tblW w:w="8159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7"/>
        <w:gridCol w:w="1135"/>
        <w:gridCol w:w="52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00B0F0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字段名称</w:t>
            </w:r>
          </w:p>
        </w:tc>
        <w:tc>
          <w:tcPr>
            <w:tcW w:w="1135" w:type="dxa"/>
            <w:shd w:val="clear" w:color="auto" w:fill="00B0F0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字段类型</w:t>
            </w:r>
          </w:p>
        </w:tc>
        <w:tc>
          <w:tcPr>
            <w:tcW w:w="5227" w:type="dxa"/>
            <w:shd w:val="clear" w:color="auto" w:fill="00B0F0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59" w:type="dxa"/>
            <w:gridSpan w:val="3"/>
            <w:shd w:val="clear" w:color="auto" w:fill="BDD6EE" w:themeFill="accent1" w:themeFillTint="66"/>
          </w:tcPr>
          <w:p>
            <w:pPr>
              <w:spacing w:line="240" w:lineRule="auto"/>
              <w:rPr>
                <w:rFonts w:hint="default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验证页面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9" w:hRule="atLeast"/>
        </w:trPr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获取验证码</w:t>
            </w:r>
          </w:p>
        </w:tc>
        <w:tc>
          <w:tcPr>
            <w:tcW w:w="1135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5227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点击该按钮， 发送验证码到当前用户手机号，短信内容：“【上海宣骥电子有限公司】验证码****,您正在进行修改登录密码操作，若非本人操作，请勿泄露！ 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验证码</w:t>
            </w:r>
          </w:p>
        </w:tc>
        <w:tc>
          <w:tcPr>
            <w:tcW w:w="1135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输入框</w:t>
            </w:r>
          </w:p>
        </w:tc>
        <w:tc>
          <w:tcPr>
            <w:tcW w:w="5227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必录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下一步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点击该按钮，进入图2修改登录密码页面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59" w:type="dxa"/>
            <w:gridSpan w:val="3"/>
            <w:shd w:val="clear" w:color="auto" w:fill="BDD6EE" w:themeFill="accent1" w:themeFillTint="66"/>
            <w:vAlign w:val="top"/>
          </w:tcPr>
          <w:p>
            <w:pPr>
              <w:spacing w:line="240" w:lineRule="auto"/>
              <w:rPr>
                <w:rFonts w:hint="default" w:eastAsiaTheme="minor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修改登录密码页面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新密码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输入框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必录，根据通用开发规则校验格式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确认密码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输入框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必录， 根据通用开发规则校验格式，与新密码不一致时，点击“下一步”阻断校验：“两次密码输入不一致”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下一步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点击该按钮，修改成功后跳转到登录页面，登录页面的手机号和密码清空。。</w:t>
            </w:r>
          </w:p>
        </w:tc>
      </w:tr>
    </w:tbl>
    <w:p>
      <w:pPr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4"/>
        <w:rPr>
          <w:rFonts w:hint="default"/>
          <w:lang w:val="en-US" w:eastAsia="zh-CN"/>
        </w:rPr>
      </w:pPr>
      <w:bookmarkStart w:id="70" w:name="_Toc17868"/>
      <w:r>
        <w:rPr>
          <w:rFonts w:hint="eastAsia"/>
          <w:lang w:val="en-US" w:eastAsia="zh-CN"/>
        </w:rPr>
        <w:t>页面规则</w:t>
      </w:r>
      <w:bookmarkEnd w:id="70"/>
    </w:p>
    <w:p>
      <w:pPr>
        <w:numPr>
          <w:ilvl w:val="0"/>
          <w:numId w:val="31"/>
        </w:numPr>
        <w:tabs>
          <w:tab w:val="left" w:pos="840"/>
        </w:tabs>
        <w:bidi w:val="0"/>
        <w:spacing w:line="360" w:lineRule="auto"/>
        <w:ind w:left="84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校验必录项，否则阻断提示“***不能为空”，校验格式，否则阻断性提示“***只能为***”。</w:t>
      </w:r>
    </w:p>
    <w:p>
      <w:pPr>
        <w:keepNext w:val="0"/>
        <w:keepLines w:val="0"/>
        <w:pageBreakBefore w:val="0"/>
        <w:widowControl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50" w:leftChars="0" w:hanging="850" w:firstLineChars="0"/>
        <w:textAlignment w:val="auto"/>
        <w:outlineLvl w:val="3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71" w:name="_Toc17341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变更箱子地址</w:t>
      </w:r>
      <w:bookmarkEnd w:id="71"/>
    </w:p>
    <w:p>
      <w:pPr>
        <w:keepNext w:val="0"/>
        <w:keepLines w:val="0"/>
        <w:pageBreakBefore w:val="0"/>
        <w:widowControl w:val="0"/>
        <w:numPr>
          <w:ilvl w:val="0"/>
          <w:numId w:val="3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4"/>
        <w:rPr>
          <w:rFonts w:hint="default"/>
          <w:lang w:val="en-US" w:eastAsia="zh-CN"/>
        </w:rPr>
      </w:pPr>
      <w:bookmarkStart w:id="72" w:name="_Toc13180"/>
      <w:r>
        <w:rPr>
          <w:rFonts w:hint="eastAsia"/>
          <w:lang w:val="en-US" w:eastAsia="zh-CN"/>
        </w:rPr>
        <w:t>页面规则</w:t>
      </w:r>
      <w:bookmarkEnd w:id="72"/>
    </w:p>
    <w:p>
      <w:pPr>
        <w:bidi w:val="0"/>
      </w:pPr>
      <w:r>
        <w:drawing>
          <wp:inline distT="0" distB="0" distL="114300" distR="114300">
            <wp:extent cx="2427605" cy="4262755"/>
            <wp:effectExtent l="0" t="0" r="10795" b="4445"/>
            <wp:docPr id="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27605" cy="42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40635" cy="4460875"/>
            <wp:effectExtent l="0" t="0" r="12065" b="15875"/>
            <wp:docPr id="4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图2</w:t>
      </w:r>
    </w:p>
    <w:p>
      <w:pPr>
        <w:bidi w:val="0"/>
      </w:pPr>
      <w:r>
        <w:drawing>
          <wp:inline distT="0" distB="0" distL="114300" distR="114300">
            <wp:extent cx="2414905" cy="4239260"/>
            <wp:effectExtent l="0" t="0" r="4445" b="8890"/>
            <wp:docPr id="3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14905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99995" cy="4388485"/>
            <wp:effectExtent l="0" t="0" r="14605" b="12065"/>
            <wp:docPr id="3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438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图4</w:t>
      </w:r>
    </w:p>
    <w:p>
      <w:pPr>
        <w:bidi w:val="0"/>
      </w:pPr>
      <w:r>
        <w:drawing>
          <wp:inline distT="0" distB="0" distL="114300" distR="114300">
            <wp:extent cx="2494280" cy="4378325"/>
            <wp:effectExtent l="0" t="0" r="1270" b="3175"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94280" cy="43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126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图5</w:t>
      </w:r>
    </w:p>
    <w:p>
      <w:pPr>
        <w:keepNext w:val="0"/>
        <w:keepLines w:val="0"/>
        <w:pageBreakBefore w:val="0"/>
        <w:widowControl w:val="0"/>
        <w:numPr>
          <w:ilvl w:val="0"/>
          <w:numId w:val="3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4"/>
        <w:rPr>
          <w:rFonts w:hint="default"/>
          <w:lang w:val="en-US" w:eastAsia="zh-CN"/>
        </w:rPr>
      </w:pPr>
      <w:bookmarkStart w:id="73" w:name="_Toc21880"/>
      <w:r>
        <w:rPr>
          <w:rFonts w:hint="eastAsia"/>
          <w:lang w:val="en-US" w:eastAsia="zh-CN"/>
        </w:rPr>
        <w:t>页面描述</w:t>
      </w:r>
      <w:bookmarkEnd w:id="73"/>
    </w:p>
    <w:tbl>
      <w:tblPr>
        <w:tblStyle w:val="9"/>
        <w:tblW w:w="8159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7"/>
        <w:gridCol w:w="1135"/>
        <w:gridCol w:w="203"/>
        <w:gridCol w:w="50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797" w:type="dxa"/>
            <w:shd w:val="clear" w:color="auto" w:fill="00B0F0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字段名称</w:t>
            </w:r>
          </w:p>
        </w:tc>
        <w:tc>
          <w:tcPr>
            <w:tcW w:w="1135" w:type="dxa"/>
            <w:shd w:val="clear" w:color="auto" w:fill="00B0F0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字段类型</w:t>
            </w:r>
          </w:p>
        </w:tc>
        <w:tc>
          <w:tcPr>
            <w:tcW w:w="5227" w:type="dxa"/>
            <w:gridSpan w:val="2"/>
            <w:shd w:val="clear" w:color="auto" w:fill="00B0F0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59" w:type="dxa"/>
            <w:gridSpan w:val="4"/>
            <w:shd w:val="clear" w:color="auto" w:fill="BDD6EE" w:themeFill="accent1" w:themeFillTint="66"/>
          </w:tcPr>
          <w:p>
            <w:pPr>
              <w:spacing w:line="24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图1验证页面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9" w:hRule="atLeast"/>
        </w:trPr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获取验证码</w:t>
            </w:r>
          </w:p>
        </w:tc>
        <w:tc>
          <w:tcPr>
            <w:tcW w:w="1135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5227" w:type="dxa"/>
            <w:gridSpan w:val="2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点击该按钮， 发送验证码到当前用户手机号，短信内容：“【上海宣骥电子有限公司】验证码****,您正在进行修改箱子地址操作，若非本人操作，请勿泄露！ 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验证码</w:t>
            </w:r>
          </w:p>
        </w:tc>
        <w:tc>
          <w:tcPr>
            <w:tcW w:w="1135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输入框</w:t>
            </w:r>
          </w:p>
        </w:tc>
        <w:tc>
          <w:tcPr>
            <w:tcW w:w="5227" w:type="dxa"/>
            <w:gridSpan w:val="2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必录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下一步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5227" w:type="dxa"/>
            <w:gridSpan w:val="2"/>
          </w:tcPr>
          <w:p>
            <w:pPr>
              <w:spacing w:line="24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点击该按钮，进入图2设备信息页面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59" w:type="dxa"/>
            <w:gridSpan w:val="4"/>
            <w:shd w:val="clear" w:color="auto" w:fill="BDD6EE" w:themeFill="accent1" w:themeFillTint="66"/>
            <w:vAlign w:val="top"/>
          </w:tcPr>
          <w:p>
            <w:pPr>
              <w:spacing w:line="240" w:lineRule="auto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图2设备信息页面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设备名称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下拉选项</w:t>
            </w:r>
          </w:p>
        </w:tc>
        <w:tc>
          <w:tcPr>
            <w:tcW w:w="5227" w:type="dxa"/>
            <w:gridSpan w:val="2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必录，当用户有多个设备时（均作为箱主），设备名称默认带出其中一个 。查询列表为当前用户已绑定的箱子，不应包含被分享的箱子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下一步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5227" w:type="dxa"/>
            <w:gridSpan w:val="2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点击该按钮，进入图3 或图4设备信息页面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59" w:type="dxa"/>
            <w:gridSpan w:val="4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图3 设备信息 有小区模式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请选择模块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选择框</w:t>
            </w:r>
          </w:p>
        </w:tc>
        <w:tc>
          <w:tcPr>
            <w:tcW w:w="5227" w:type="dxa"/>
            <w:gridSpan w:val="2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当设备是有小区模式时，进入页面如图3所示，查询带出页面字段信息，有小区模式不能切换成“无小区模式”，点击下拉选项时阻断提示“有小区模式不能切换成无小区模式”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柜子地址</w:t>
            </w:r>
          </w:p>
        </w:tc>
        <w:tc>
          <w:tcPr>
            <w:tcW w:w="1135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选择框</w:t>
            </w:r>
          </w:p>
        </w:tc>
        <w:tc>
          <w:tcPr>
            <w:tcW w:w="5227" w:type="dxa"/>
            <w:gridSpan w:val="2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默认带出，可修改。必录，下拉选项： 省、市、区/县联动选择。选择后带回省市区/县拼接值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选择小区</w:t>
            </w:r>
          </w:p>
        </w:tc>
        <w:tc>
          <w:tcPr>
            <w:tcW w:w="1135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选择框</w:t>
            </w:r>
          </w:p>
        </w:tc>
        <w:tc>
          <w:tcPr>
            <w:tcW w:w="5227" w:type="dxa"/>
            <w:gridSpan w:val="2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默认带出，可修改，必录，柜子地址，选择框该柜子地址下的后台管理平台已配置的小区信息，还未选择柜子地址时，阻断提示“请先选择柜子地址”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楼层信息</w:t>
            </w:r>
          </w:p>
        </w:tc>
        <w:tc>
          <w:tcPr>
            <w:tcW w:w="1135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选择框</w:t>
            </w:r>
          </w:p>
        </w:tc>
        <w:tc>
          <w:tcPr>
            <w:tcW w:w="5227" w:type="dxa"/>
            <w:gridSpan w:val="2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默认带出，可修改，必录，选择该小区下、后台管理平台已经配置的楼层信息，下拉选项：楼号、单元号、楼层。三个选项互相独立，选择后带回楼号、单元号、楼层的值拼接值，还未选择小区时，阻断提示“请先选择小区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门牌号</w:t>
            </w:r>
          </w:p>
        </w:tc>
        <w:tc>
          <w:tcPr>
            <w:tcW w:w="1135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选择框</w:t>
            </w:r>
          </w:p>
        </w:tc>
        <w:tc>
          <w:tcPr>
            <w:tcW w:w="5227" w:type="dxa"/>
            <w:gridSpan w:val="2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默认带出，可修改，必录，选择框带出的值为小区编码、楼号、单元号、楼层下的门牌号列表，当未选择楼层信息时，还未选择小区时，阻断提示“请先选择楼层信息”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59" w:type="dxa"/>
            <w:gridSpan w:val="4"/>
            <w:shd w:val="clear" w:color="auto" w:fill="BDD6EE" w:themeFill="accent1" w:themeFillTint="66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图4 设备信息 无小区模式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请选择模块</w:t>
            </w:r>
          </w:p>
        </w:tc>
        <w:tc>
          <w:tcPr>
            <w:tcW w:w="1338" w:type="dxa"/>
            <w:gridSpan w:val="2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选择框</w:t>
            </w:r>
          </w:p>
        </w:tc>
        <w:tc>
          <w:tcPr>
            <w:tcW w:w="5024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当设备是无小区模式时，进入页面如图4所示，查询带出页面字段信息，无小区模式可以切换成“有小区模式”，切换成有小区模式后，页面显示如图5所示，</w:t>
            </w:r>
          </w:p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图5中柜子地址、选择小区、楼层信息、门牌号字段置空，校验规则同图3页面校验规则。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柜子地址</w:t>
            </w:r>
          </w:p>
        </w:tc>
        <w:tc>
          <w:tcPr>
            <w:tcW w:w="1338" w:type="dxa"/>
            <w:gridSpan w:val="2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选择框</w:t>
            </w:r>
          </w:p>
        </w:tc>
        <w:tc>
          <w:tcPr>
            <w:tcW w:w="5024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默认带出，可修改，必录，下拉选项： 省、市、区/县联动选择。选择后带回省市区/县拼接值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详细地址</w:t>
            </w:r>
          </w:p>
        </w:tc>
        <w:tc>
          <w:tcPr>
            <w:tcW w:w="1338" w:type="dxa"/>
            <w:gridSpan w:val="2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录入框</w:t>
            </w:r>
          </w:p>
        </w:tc>
        <w:tc>
          <w:tcPr>
            <w:tcW w:w="5024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必录，格式校验：2-30个字符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确认</w:t>
            </w:r>
          </w:p>
        </w:tc>
        <w:tc>
          <w:tcPr>
            <w:tcW w:w="1338" w:type="dxa"/>
            <w:gridSpan w:val="2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5024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修改成功后，页面跳转到4.4.2.1 设置页面</w:t>
            </w:r>
          </w:p>
        </w:tc>
      </w:tr>
    </w:tbl>
    <w:p>
      <w:pPr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4"/>
        <w:rPr>
          <w:rFonts w:hint="default"/>
          <w:lang w:val="en-US" w:eastAsia="zh-CN"/>
        </w:rPr>
      </w:pPr>
      <w:bookmarkStart w:id="74" w:name="_Toc21004"/>
      <w:r>
        <w:rPr>
          <w:rFonts w:hint="eastAsia"/>
          <w:lang w:val="en-US" w:eastAsia="zh-CN"/>
        </w:rPr>
        <w:t>页面规则</w:t>
      </w:r>
      <w:bookmarkEnd w:id="74"/>
    </w:p>
    <w:p>
      <w:pPr>
        <w:numPr>
          <w:ilvl w:val="0"/>
          <w:numId w:val="33"/>
        </w:numPr>
        <w:tabs>
          <w:tab w:val="left" w:pos="840"/>
        </w:tabs>
        <w:bidi w:val="0"/>
        <w:spacing w:line="360" w:lineRule="auto"/>
        <w:ind w:left="84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校验必录项，否则阻断提示“***不能为空”。</w:t>
      </w:r>
    </w:p>
    <w:p>
      <w:pPr>
        <w:numPr>
          <w:ilvl w:val="0"/>
          <w:numId w:val="33"/>
        </w:numPr>
        <w:tabs>
          <w:tab w:val="left" w:pos="840"/>
        </w:tabs>
        <w:bidi w:val="0"/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字段格式校验，否则提示：***只能为***（*号内容根据格式校验内容而定）。</w:t>
      </w:r>
    </w:p>
    <w:p>
      <w:pPr>
        <w:keepNext w:val="0"/>
        <w:keepLines w:val="0"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9" w:leftChars="0" w:hanging="709" w:firstLineChars="0"/>
        <w:textAlignment w:val="auto"/>
        <w:outlineLvl w:val="2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75" w:name="_Toc21032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消息列表</w:t>
      </w:r>
      <w:bookmarkEnd w:id="75"/>
    </w:p>
    <w:p>
      <w:pPr>
        <w:keepNext w:val="0"/>
        <w:keepLines w:val="0"/>
        <w:pageBreakBefore w:val="0"/>
        <w:widowControl w:val="0"/>
        <w:numPr>
          <w:ilvl w:val="0"/>
          <w:numId w:val="3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default"/>
          <w:lang w:val="en-US" w:eastAsia="zh-CN"/>
        </w:rPr>
      </w:pPr>
      <w:bookmarkStart w:id="76" w:name="_Toc22528"/>
      <w:r>
        <w:rPr>
          <w:rFonts w:hint="eastAsia"/>
          <w:lang w:val="en-US" w:eastAsia="zh-CN"/>
        </w:rPr>
        <w:t>页面设计</w:t>
      </w:r>
      <w:bookmarkEnd w:id="76"/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2639060" cy="4563745"/>
            <wp:effectExtent l="0" t="0" r="8890" b="8255"/>
            <wp:docPr id="76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6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126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keepNext w:val="0"/>
        <w:keepLines w:val="0"/>
        <w:pageBreakBefore w:val="0"/>
        <w:widowControl w:val="0"/>
        <w:numPr>
          <w:ilvl w:val="0"/>
          <w:numId w:val="3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default"/>
          <w:lang w:val="en-US" w:eastAsia="zh-CN"/>
        </w:rPr>
      </w:pPr>
      <w:bookmarkStart w:id="77" w:name="_Toc15582"/>
      <w:r>
        <w:rPr>
          <w:rFonts w:hint="eastAsia"/>
          <w:lang w:val="en-US" w:eastAsia="zh-CN"/>
        </w:rPr>
        <w:t>页面描述</w:t>
      </w:r>
      <w:bookmarkEnd w:id="77"/>
    </w:p>
    <w:p>
      <w:pPr>
        <w:numPr>
          <w:ilvl w:val="0"/>
          <w:numId w:val="35"/>
        </w:numPr>
        <w:bidi w:val="0"/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通知页面显示历史发送给用户APP的所有通知，按照发送通知时间排序，离当前时间最近排在最下面。</w:t>
      </w:r>
    </w:p>
    <w:p>
      <w:pPr>
        <w:numPr>
          <w:ilvl w:val="0"/>
          <w:numId w:val="35"/>
        </w:numPr>
        <w:bidi w:val="0"/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通知标题、通知时间、通知内容、通知内容底部按钮（查看详情、付款等）、点击通知后链接地址这些内容需要在后台管理平台进行配置,本期暂时实现后台静态页面传给前端显示即可，但是跳转需要实现。</w:t>
      </w:r>
    </w:p>
    <w:p>
      <w:pPr>
        <w:numPr>
          <w:ilvl w:val="0"/>
          <w:numId w:val="35"/>
        </w:numPr>
        <w:bidi w:val="0"/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解除分享通知点击查看详情后跳转到首页，付款通知暂时也设置为跳转到首页。（后台配置）</w:t>
      </w:r>
    </w:p>
    <w:p>
      <w:pPr>
        <w:keepNext w:val="0"/>
        <w:keepLines w:val="0"/>
        <w:pageBreakBefore w:val="0"/>
        <w:widowControl w:val="0"/>
        <w:numPr>
          <w:ilvl w:val="0"/>
          <w:numId w:val="3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default"/>
          <w:lang w:val="en-US" w:eastAsia="zh-CN"/>
        </w:rPr>
      </w:pPr>
      <w:bookmarkStart w:id="78" w:name="_Toc20542"/>
      <w:r>
        <w:rPr>
          <w:rFonts w:hint="eastAsia"/>
          <w:lang w:val="en-US" w:eastAsia="zh-CN"/>
        </w:rPr>
        <w:t>页面规则</w:t>
      </w:r>
      <w:bookmarkEnd w:id="78"/>
    </w:p>
    <w:p>
      <w:pPr>
        <w:numPr>
          <w:ilvl w:val="0"/>
          <w:numId w:val="36"/>
        </w:numPr>
        <w:bidi w:val="0"/>
        <w:spacing w:line="360" w:lineRule="auto"/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当进入通知页面后，当前未读的通知需要标志为已读，[我的]页面“消息列表”中红色未读消息按钮不显示。</w:t>
      </w:r>
    </w:p>
    <w:p>
      <w:pPr>
        <w:keepNext w:val="0"/>
        <w:keepLines w:val="0"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9" w:leftChars="0" w:hanging="709" w:firstLineChars="0"/>
        <w:textAlignment w:val="auto"/>
        <w:outlineLvl w:val="2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79" w:name="_Toc8356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我的订单</w:t>
      </w:r>
      <w:bookmarkEnd w:id="79"/>
    </w:p>
    <w:p>
      <w:pPr>
        <w:keepNext w:val="0"/>
        <w:keepLines w:val="0"/>
        <w:pageBreakBefore w:val="0"/>
        <w:widowControl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50" w:leftChars="0" w:hanging="850" w:firstLineChars="0"/>
        <w:textAlignment w:val="auto"/>
        <w:outlineLvl w:val="3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bookmarkStart w:id="80" w:name="_Toc24212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订单列表</w:t>
      </w:r>
      <w:bookmarkEnd w:id="80"/>
    </w:p>
    <w:p>
      <w:pPr>
        <w:keepNext w:val="0"/>
        <w:keepLines w:val="0"/>
        <w:pageBreakBefore w:val="0"/>
        <w:widowControl w:val="0"/>
        <w:numPr>
          <w:ilvl w:val="0"/>
          <w:numId w:val="3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default"/>
          <w:lang w:val="en-US" w:eastAsia="zh-CN"/>
        </w:rPr>
      </w:pPr>
      <w:bookmarkStart w:id="81" w:name="_Toc27463"/>
      <w:r>
        <w:rPr>
          <w:rFonts w:hint="eastAsia"/>
          <w:lang w:val="en-US" w:eastAsia="zh-CN"/>
        </w:rPr>
        <w:t>页面设计</w:t>
      </w:r>
      <w:bookmarkEnd w:id="81"/>
    </w:p>
    <w:p>
      <w:pPr>
        <w:bidi w:val="0"/>
      </w:pPr>
      <w:r>
        <w:drawing>
          <wp:inline distT="0" distB="0" distL="114300" distR="114300">
            <wp:extent cx="2610485" cy="6378575"/>
            <wp:effectExtent l="0" t="0" r="18415" b="3175"/>
            <wp:docPr id="88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6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10485" cy="637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83765" cy="3032760"/>
            <wp:effectExtent l="0" t="0" r="6985" b="15240"/>
            <wp:docPr id="90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6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83765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1680" w:firstLineChars="8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图2</w:t>
      </w:r>
    </w:p>
    <w:p>
      <w:pPr>
        <w:keepNext w:val="0"/>
        <w:keepLines w:val="0"/>
        <w:pageBreakBefore w:val="0"/>
        <w:widowControl w:val="0"/>
        <w:numPr>
          <w:ilvl w:val="0"/>
          <w:numId w:val="3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default"/>
          <w:lang w:val="en-US" w:eastAsia="zh-CN"/>
        </w:rPr>
      </w:pPr>
      <w:bookmarkStart w:id="82" w:name="_Toc13782"/>
      <w:r>
        <w:rPr>
          <w:rFonts w:hint="eastAsia"/>
          <w:lang w:val="en-US" w:eastAsia="zh-CN"/>
        </w:rPr>
        <w:t>页面描述</w:t>
      </w:r>
      <w:bookmarkEnd w:id="82"/>
    </w:p>
    <w:tbl>
      <w:tblPr>
        <w:tblStyle w:val="9"/>
        <w:tblW w:w="8159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7"/>
        <w:gridCol w:w="1428"/>
        <w:gridCol w:w="49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00B0F0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字段名称</w:t>
            </w:r>
          </w:p>
        </w:tc>
        <w:tc>
          <w:tcPr>
            <w:tcW w:w="1428" w:type="dxa"/>
            <w:shd w:val="clear" w:color="auto" w:fill="00B0F0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字段类型</w:t>
            </w:r>
          </w:p>
        </w:tc>
        <w:tc>
          <w:tcPr>
            <w:tcW w:w="4934" w:type="dxa"/>
            <w:shd w:val="clear" w:color="auto" w:fill="00B0F0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搜索图标 </w:t>
            </w:r>
          </w:p>
        </w:tc>
        <w:tc>
          <w:tcPr>
            <w:tcW w:w="1428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4934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点击搜索图标按钮，进入4.3.4.3 订单搜索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全部</w:t>
            </w:r>
          </w:p>
        </w:tc>
        <w:tc>
          <w:tcPr>
            <w:tcW w:w="1428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Tab切换按钮</w:t>
            </w:r>
          </w:p>
        </w:tc>
        <w:tc>
          <w:tcPr>
            <w:tcW w:w="4934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显示该用户下的所有寄件订单，移动端寄件状态包括：待取件、待付款、已付款、已完成、已取消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待付款</w:t>
            </w:r>
          </w:p>
        </w:tc>
        <w:tc>
          <w:tcPr>
            <w:tcW w:w="1428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Tab切换按钮</w:t>
            </w:r>
          </w:p>
        </w:tc>
        <w:tc>
          <w:tcPr>
            <w:tcW w:w="4934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点击该按钮，页面显示该用户下的所有待付款的寄件订单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已付款</w:t>
            </w:r>
          </w:p>
        </w:tc>
        <w:tc>
          <w:tcPr>
            <w:tcW w:w="1428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Tab切换按钮</w:t>
            </w:r>
          </w:p>
        </w:tc>
        <w:tc>
          <w:tcPr>
            <w:tcW w:w="4934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点击该按钮，页面显示该用户下的所有已付款的寄件订单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已完成</w:t>
            </w:r>
          </w:p>
        </w:tc>
        <w:tc>
          <w:tcPr>
            <w:tcW w:w="1428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Tab切换按钮</w:t>
            </w:r>
          </w:p>
        </w:tc>
        <w:tc>
          <w:tcPr>
            <w:tcW w:w="4934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点击该按钮，页面显示该用户下的所有已完成的寄件订单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已取消</w:t>
            </w:r>
          </w:p>
        </w:tc>
        <w:tc>
          <w:tcPr>
            <w:tcW w:w="1428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Tab切换按钮</w:t>
            </w:r>
          </w:p>
        </w:tc>
        <w:tc>
          <w:tcPr>
            <w:tcW w:w="4934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点击该按钮，页面显示该用户下的所有已取消的寄件订单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订单时间</w:t>
            </w:r>
          </w:p>
        </w:tc>
        <w:tc>
          <w:tcPr>
            <w:tcW w:w="1428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查询带出</w:t>
            </w:r>
          </w:p>
        </w:tc>
        <w:tc>
          <w:tcPr>
            <w:tcW w:w="4934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格式为：2019-5-20 10:30:19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快递公司</w:t>
            </w:r>
          </w:p>
        </w:tc>
        <w:tc>
          <w:tcPr>
            <w:tcW w:w="1428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查询带出</w:t>
            </w:r>
          </w:p>
        </w:tc>
        <w:tc>
          <w:tcPr>
            <w:tcW w:w="4934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显示用户选择的快递公司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寄件码</w:t>
            </w:r>
          </w:p>
        </w:tc>
        <w:tc>
          <w:tcPr>
            <w:tcW w:w="1428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查询带出</w:t>
            </w:r>
          </w:p>
        </w:tc>
        <w:tc>
          <w:tcPr>
            <w:tcW w:w="4934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显示寄件码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676275" cy="209550"/>
                  <wp:effectExtent l="0" t="0" r="9525" b="0"/>
                  <wp:docPr id="89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68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4934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点击该按钮，弹出服务员的手机号，如图2所示，可以进行拨打，点击取消图2页面关闭。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600075" cy="209550"/>
                  <wp:effectExtent l="0" t="0" r="9525" b="0"/>
                  <wp:docPr id="91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70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4934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对于订单状态为待取件、待付款时，显示该按钮，其他状态隐藏。点击按钮后弹出二次确认框：“确认取消订单？” ，确认则取消订单。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09575" cy="190500"/>
                  <wp:effectExtent l="0" t="0" r="9525" b="0"/>
                  <wp:docPr id="92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7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订单状态</w:t>
            </w:r>
          </w:p>
        </w:tc>
        <w:tc>
          <w:tcPr>
            <w:tcW w:w="1428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查询带出</w:t>
            </w:r>
          </w:p>
        </w:tc>
        <w:tc>
          <w:tcPr>
            <w:tcW w:w="4934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显示订单状态，当状态为“已取消”时，字体颜色变灰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快递费</w:t>
            </w:r>
          </w:p>
        </w:tc>
        <w:tc>
          <w:tcPr>
            <w:tcW w:w="1428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查询带出</w:t>
            </w:r>
          </w:p>
        </w:tc>
        <w:tc>
          <w:tcPr>
            <w:tcW w:w="4934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格式为：¥ 10.0，保留1位小数点，当订单状态为待付款、已付款、已完成、已取消时，显示该字段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包装费</w:t>
            </w:r>
          </w:p>
        </w:tc>
        <w:tc>
          <w:tcPr>
            <w:tcW w:w="1428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查询带出</w:t>
            </w:r>
          </w:p>
        </w:tc>
        <w:tc>
          <w:tcPr>
            <w:tcW w:w="4934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格式为：¥ 10.0，保留1位小数点，当订单状态为待付款、已付款、已完成、已取消时，显示该字段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加急费</w:t>
            </w:r>
          </w:p>
        </w:tc>
        <w:tc>
          <w:tcPr>
            <w:tcW w:w="1428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查询带出</w:t>
            </w:r>
          </w:p>
        </w:tc>
        <w:tc>
          <w:tcPr>
            <w:tcW w:w="4934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格式为：¥ 10.0，保留1位小数点，当订单状态为待付款、已付款、已完成、已取消时，显示该字段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保价费</w:t>
            </w:r>
          </w:p>
        </w:tc>
        <w:tc>
          <w:tcPr>
            <w:tcW w:w="1428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查询带出</w:t>
            </w:r>
          </w:p>
        </w:tc>
        <w:tc>
          <w:tcPr>
            <w:tcW w:w="4934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格式为：¥ 10.0，保留1位小数点，当订单状态为待付款、已付款、已完成、已取消时，显示该字段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合计</w:t>
            </w:r>
          </w:p>
        </w:tc>
        <w:tc>
          <w:tcPr>
            <w:tcW w:w="1428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查询带出</w:t>
            </w:r>
          </w:p>
        </w:tc>
        <w:tc>
          <w:tcPr>
            <w:tcW w:w="4934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格式为：¥ 10.0，保留1位小数点，当订单状态为待付款、已付款、已完成、已取消时，显示该字段，金额为快递费、包装费、加急费、保价费之和。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600075" cy="209550"/>
                  <wp:effectExtent l="0" t="0" r="9525" b="0"/>
                  <wp:docPr id="93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7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4934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订单状态为待付款时显示该字段，</w:t>
            </w:r>
            <w:r>
              <w:rPr>
                <w:rFonts w:hint="eastAsia"/>
                <w:highlight w:val="yellow"/>
                <w:lang w:val="en-US" w:eastAsia="zh-CN"/>
              </w:rPr>
              <w:t>点击该按钮后页面暂时不做跳转，付款功能后期实现</w:t>
            </w:r>
            <w:r>
              <w:rPr>
                <w:rFonts w:hint="eastAsia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运单号</w:t>
            </w:r>
          </w:p>
        </w:tc>
        <w:tc>
          <w:tcPr>
            <w:tcW w:w="1428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查询带出</w:t>
            </w:r>
          </w:p>
        </w:tc>
        <w:tc>
          <w:tcPr>
            <w:tcW w:w="4934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当订单为已完成时，显示运单号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复制</w:t>
            </w:r>
          </w:p>
        </w:tc>
        <w:tc>
          <w:tcPr>
            <w:tcW w:w="1428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4934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当订单为已完成时，显示复制按钮，点击可复制运单号</w:t>
            </w:r>
          </w:p>
        </w:tc>
      </w:tr>
    </w:tbl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38"/>
        </w:numPr>
        <w:bidi w:val="0"/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点击某个订单时，页面可跳转到4.4.4.2订单详情页面。</w:t>
      </w:r>
    </w:p>
    <w:p>
      <w:pPr>
        <w:keepNext w:val="0"/>
        <w:keepLines w:val="0"/>
        <w:pageBreakBefore w:val="0"/>
        <w:widowControl w:val="0"/>
        <w:numPr>
          <w:ilvl w:val="0"/>
          <w:numId w:val="3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default"/>
          <w:lang w:val="en-US" w:eastAsia="zh-CN"/>
        </w:rPr>
      </w:pPr>
      <w:bookmarkStart w:id="83" w:name="_Toc30630"/>
      <w:r>
        <w:rPr>
          <w:rFonts w:hint="eastAsia"/>
          <w:lang w:val="en-US" w:eastAsia="zh-CN"/>
        </w:rPr>
        <w:t>页面规则</w:t>
      </w:r>
      <w:bookmarkEnd w:id="83"/>
    </w:p>
    <w:p>
      <w:pPr>
        <w:bidi w:val="0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无。</w:t>
      </w:r>
    </w:p>
    <w:p>
      <w:pPr>
        <w:keepNext w:val="0"/>
        <w:keepLines w:val="0"/>
        <w:pageBreakBefore w:val="0"/>
        <w:widowControl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50" w:leftChars="0" w:hanging="850" w:firstLineChars="0"/>
        <w:textAlignment w:val="auto"/>
        <w:outlineLvl w:val="3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bookmarkStart w:id="84" w:name="_Toc13164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订单详情</w:t>
      </w:r>
      <w:bookmarkEnd w:id="84"/>
    </w:p>
    <w:p>
      <w:pPr>
        <w:keepNext w:val="0"/>
        <w:keepLines w:val="0"/>
        <w:pageBreakBefore w:val="0"/>
        <w:widowControl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default"/>
          <w:lang w:val="en-US" w:eastAsia="zh-CN"/>
        </w:rPr>
      </w:pPr>
      <w:bookmarkStart w:id="85" w:name="_Toc2919"/>
      <w:r>
        <w:rPr>
          <w:rFonts w:hint="eastAsia"/>
          <w:lang w:val="en-US" w:eastAsia="zh-CN"/>
        </w:rPr>
        <w:t>页面设计</w:t>
      </w:r>
      <w:bookmarkEnd w:id="85"/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2479675" cy="6979920"/>
            <wp:effectExtent l="0" t="0" r="15875" b="1143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79675" cy="697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4605" cy="5320665"/>
            <wp:effectExtent l="0" t="0" r="17145" b="13335"/>
            <wp:docPr id="94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7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532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图2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2562860" cy="6650355"/>
            <wp:effectExtent l="0" t="0" r="8890" b="17145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665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168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default"/>
          <w:lang w:val="en-US" w:eastAsia="zh-CN"/>
        </w:rPr>
      </w:pPr>
      <w:bookmarkStart w:id="86" w:name="_Toc29893"/>
      <w:r>
        <w:rPr>
          <w:rFonts w:hint="eastAsia"/>
          <w:lang w:val="en-US" w:eastAsia="zh-CN"/>
        </w:rPr>
        <w:t>页面描述</w:t>
      </w:r>
      <w:bookmarkEnd w:id="86"/>
    </w:p>
    <w:p>
      <w:pPr>
        <w:numPr>
          <w:ilvl w:val="0"/>
          <w:numId w:val="40"/>
        </w:numPr>
        <w:bidi w:val="0"/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订单状态为已完成时，显示信息如图1所示。</w:t>
      </w:r>
    </w:p>
    <w:p>
      <w:pPr>
        <w:numPr>
          <w:ilvl w:val="0"/>
          <w:numId w:val="40"/>
        </w:numPr>
        <w:bidi w:val="0"/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订单状态为“待付款”时，页面可参照图1，区别在于：“实付款”改成“需付款”，不显示运单号和复制按钮；</w:t>
      </w:r>
    </w:p>
    <w:p>
      <w:pPr>
        <w:numPr>
          <w:ilvl w:val="0"/>
          <w:numId w:val="40"/>
        </w:numPr>
        <w:bidi w:val="0"/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订单状态为“已付款”时，页面可参照图1，区别在于：不显示运单号和复制按钮；</w:t>
      </w:r>
    </w:p>
    <w:p>
      <w:pPr>
        <w:numPr>
          <w:ilvl w:val="0"/>
          <w:numId w:val="40"/>
        </w:numPr>
        <w:bidi w:val="0"/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订单状态为“待取件”如图2所示，“已取消”如图3所示。</w:t>
      </w:r>
    </w:p>
    <w:p>
      <w:pPr>
        <w:numPr>
          <w:ilvl w:val="0"/>
          <w:numId w:val="40"/>
        </w:numPr>
        <w:bidi w:val="0"/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页面特殊说明见下表：</w:t>
      </w:r>
    </w:p>
    <w:tbl>
      <w:tblPr>
        <w:tblStyle w:val="9"/>
        <w:tblW w:w="8159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7"/>
        <w:gridCol w:w="1428"/>
        <w:gridCol w:w="49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00B0F0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字段名称</w:t>
            </w:r>
          </w:p>
        </w:tc>
        <w:tc>
          <w:tcPr>
            <w:tcW w:w="1428" w:type="dxa"/>
            <w:shd w:val="clear" w:color="auto" w:fill="00B0F0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字段类型</w:t>
            </w:r>
          </w:p>
        </w:tc>
        <w:tc>
          <w:tcPr>
            <w:tcW w:w="4934" w:type="dxa"/>
            <w:shd w:val="clear" w:color="auto" w:fill="00B0F0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238125" cy="285750"/>
                  <wp:effectExtent l="0" t="0" r="9525" b="0"/>
                  <wp:docPr id="99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78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</w:tc>
        <w:tc>
          <w:tcPr>
            <w:tcW w:w="1428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4934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点击该按钮，可以跳转到[我的]页面。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57200" cy="200025"/>
                  <wp:effectExtent l="0" t="0" r="0" b="9525"/>
                  <wp:docPr id="108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83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订单状态</w:t>
            </w:r>
          </w:p>
        </w:tc>
        <w:tc>
          <w:tcPr>
            <w:tcW w:w="1428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查询带出</w:t>
            </w:r>
          </w:p>
        </w:tc>
        <w:tc>
          <w:tcPr>
            <w:tcW w:w="4934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显示该订单状态，移动端寄件状态包括：待取件、待付款、已付款、已完成、已取消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797" w:type="dxa"/>
            <w:vAlign w:val="top"/>
          </w:tcPr>
          <w:p>
            <w:pPr>
              <w:spacing w:line="240" w:lineRule="auto"/>
            </w:pPr>
            <w:r>
              <w:rPr>
                <w:rFonts w:hint="eastAsia"/>
                <w:lang w:val="en-US" w:eastAsia="zh-CN"/>
              </w:rPr>
              <w:t>运单号</w:t>
            </w:r>
          </w:p>
        </w:tc>
        <w:tc>
          <w:tcPr>
            <w:tcW w:w="1428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查询带出</w:t>
            </w:r>
          </w:p>
        </w:tc>
        <w:tc>
          <w:tcPr>
            <w:tcW w:w="4934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当订单为已完成时，显示运单号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</w:pPr>
            <w:r>
              <w:rPr>
                <w:rFonts w:hint="eastAsia"/>
                <w:lang w:val="en-US" w:eastAsia="zh-CN"/>
              </w:rPr>
              <w:t>复制</w:t>
            </w:r>
          </w:p>
        </w:tc>
        <w:tc>
          <w:tcPr>
            <w:tcW w:w="1428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4934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当订单为已完成时，显示复制按钮，点击可复制运单号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285750" cy="285750"/>
                  <wp:effectExtent l="0" t="0" r="0" b="0"/>
                  <wp:docPr id="102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81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28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Tab切换按钮</w:t>
            </w:r>
          </w:p>
        </w:tc>
        <w:tc>
          <w:tcPr>
            <w:tcW w:w="4934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右侧状态图标根据状态进行显示，不同状态显示不同图片，以UI设计图为准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4" w:hRule="atLeast"/>
        </w:trPr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取消时间</w:t>
            </w:r>
          </w:p>
        </w:tc>
        <w:tc>
          <w:tcPr>
            <w:tcW w:w="1428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查询带出</w:t>
            </w:r>
          </w:p>
        </w:tc>
        <w:tc>
          <w:tcPr>
            <w:tcW w:w="4934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当订单状态为“已取消”时显示，其他不显示。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4" w:hRule="atLeast"/>
        </w:trPr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加急费</w:t>
            </w:r>
          </w:p>
        </w:tc>
        <w:tc>
          <w:tcPr>
            <w:tcW w:w="1428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查询带出</w:t>
            </w:r>
          </w:p>
        </w:tc>
        <w:tc>
          <w:tcPr>
            <w:tcW w:w="4934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订单状态为“待付款”时不显示，其他状态显示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包装费</w:t>
            </w:r>
          </w:p>
        </w:tc>
        <w:tc>
          <w:tcPr>
            <w:tcW w:w="1428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</w:p>
        </w:tc>
        <w:tc>
          <w:tcPr>
            <w:tcW w:w="4934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订单状态为“待付款”时不显示，其他状态显示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快递费</w:t>
            </w:r>
          </w:p>
        </w:tc>
        <w:tc>
          <w:tcPr>
            <w:tcW w:w="1428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查询带出</w:t>
            </w:r>
          </w:p>
        </w:tc>
        <w:tc>
          <w:tcPr>
            <w:tcW w:w="4934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订单状态为“待付款”时不显示，其他状态显示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实付款</w:t>
            </w:r>
          </w:p>
        </w:tc>
        <w:tc>
          <w:tcPr>
            <w:tcW w:w="1428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查询带出</w:t>
            </w:r>
          </w:p>
        </w:tc>
        <w:tc>
          <w:tcPr>
            <w:tcW w:w="4934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订单状态为“已付款”、“已完成”时显示，其他状态不显示。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需付款</w:t>
            </w:r>
          </w:p>
        </w:tc>
        <w:tc>
          <w:tcPr>
            <w:tcW w:w="1428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查询带出</w:t>
            </w:r>
          </w:p>
        </w:tc>
        <w:tc>
          <w:tcPr>
            <w:tcW w:w="4934" w:type="dxa"/>
            <w:vAlign w:val="top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订单状态为“待付款”、“已取消”时显示，其他状态不显示</w:t>
            </w:r>
          </w:p>
        </w:tc>
      </w:tr>
    </w:tbl>
    <w:p>
      <w:pPr>
        <w:numPr>
          <w:ilvl w:val="0"/>
          <w:numId w:val="0"/>
        </w:numPr>
        <w:bidi w:val="0"/>
        <w:spacing w:line="360" w:lineRule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eastAsia"/>
          <w:lang w:val="en-US" w:eastAsia="zh-CN"/>
        </w:rPr>
      </w:pPr>
      <w:bookmarkStart w:id="87" w:name="_Toc27438"/>
      <w:r>
        <w:rPr>
          <w:rFonts w:hint="eastAsia"/>
          <w:lang w:val="en-US" w:eastAsia="zh-CN"/>
        </w:rPr>
        <w:t>页面规则</w:t>
      </w:r>
      <w:bookmarkEnd w:id="87"/>
    </w:p>
    <w:p>
      <w:pPr>
        <w:bidi w:val="0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无。</w:t>
      </w:r>
    </w:p>
    <w:p>
      <w:pPr>
        <w:keepNext w:val="0"/>
        <w:keepLines w:val="0"/>
        <w:pageBreakBefore w:val="0"/>
        <w:widowControl w:val="0"/>
        <w:numPr>
          <w:ilvl w:val="3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50" w:leftChars="0" w:hanging="850" w:firstLineChars="0"/>
        <w:textAlignment w:val="auto"/>
        <w:outlineLvl w:val="3"/>
        <w:rPr>
          <w:rFonts w:hint="default" w:ascii="黑体" w:hAnsi="黑体" w:eastAsia="黑体" w:cs="黑体"/>
          <w:sz w:val="24"/>
          <w:szCs w:val="24"/>
          <w:lang w:val="en-US" w:eastAsia="zh-CN"/>
        </w:rPr>
      </w:pPr>
      <w:bookmarkStart w:id="88" w:name="_Toc473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订单搜索</w:t>
      </w:r>
      <w:bookmarkEnd w:id="88"/>
    </w:p>
    <w:p>
      <w:pPr>
        <w:keepNext w:val="0"/>
        <w:keepLines w:val="0"/>
        <w:pageBreakBefore w:val="0"/>
        <w:widowControl w:val="0"/>
        <w:numPr>
          <w:ilvl w:val="0"/>
          <w:numId w:val="4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eastAsia"/>
          <w:lang w:val="en-US" w:eastAsia="zh-CN"/>
        </w:rPr>
      </w:pPr>
      <w:bookmarkStart w:id="89" w:name="_Toc30283"/>
      <w:r>
        <w:rPr>
          <w:rFonts w:hint="eastAsia"/>
          <w:lang w:val="en-US" w:eastAsia="zh-CN"/>
        </w:rPr>
        <w:t>页面设计</w:t>
      </w:r>
      <w:bookmarkEnd w:id="89"/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2591435" cy="5039360"/>
            <wp:effectExtent l="0" t="0" r="18415" b="8890"/>
            <wp:docPr id="84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6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503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7300" cy="5149215"/>
            <wp:effectExtent l="0" t="0" r="6350" b="13335"/>
            <wp:docPr id="8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6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514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图2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2440940" cy="4746625"/>
            <wp:effectExtent l="0" t="0" r="16510" b="15875"/>
            <wp:docPr id="86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6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474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</w:t>
      </w:r>
    </w:p>
    <w:p>
      <w:pPr>
        <w:keepNext w:val="0"/>
        <w:keepLines w:val="0"/>
        <w:pageBreakBefore w:val="0"/>
        <w:widowControl w:val="0"/>
        <w:numPr>
          <w:ilvl w:val="0"/>
          <w:numId w:val="4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default"/>
          <w:lang w:val="en-US" w:eastAsia="zh-CN"/>
        </w:rPr>
      </w:pPr>
      <w:bookmarkStart w:id="90" w:name="_Toc14922"/>
      <w:r>
        <w:rPr>
          <w:rFonts w:hint="eastAsia"/>
          <w:lang w:val="en-US" w:eastAsia="zh-CN"/>
        </w:rPr>
        <w:t>页面描述</w:t>
      </w:r>
      <w:bookmarkEnd w:id="90"/>
    </w:p>
    <w:tbl>
      <w:tblPr>
        <w:tblStyle w:val="9"/>
        <w:tblW w:w="8159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7"/>
        <w:gridCol w:w="1135"/>
        <w:gridCol w:w="52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shd w:val="clear" w:color="auto" w:fill="00B0F0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字段名称</w:t>
            </w:r>
          </w:p>
        </w:tc>
        <w:tc>
          <w:tcPr>
            <w:tcW w:w="1135" w:type="dxa"/>
            <w:shd w:val="clear" w:color="auto" w:fill="00B0F0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字段类型</w:t>
            </w:r>
          </w:p>
        </w:tc>
        <w:tc>
          <w:tcPr>
            <w:tcW w:w="5227" w:type="dxa"/>
            <w:shd w:val="clear" w:color="auto" w:fill="00B0F0"/>
          </w:tcPr>
          <w:p>
            <w:pPr>
              <w:spacing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59" w:type="dxa"/>
            <w:gridSpan w:val="3"/>
            <w:shd w:val="clear" w:color="auto" w:fill="BDD6EE" w:themeFill="accent1" w:themeFillTint="66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图1 搜索界面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快递公司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选择框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只读，非必录，下拉出后台快递业务表中的，该小区关联的快递公司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订单开始日期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选择框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只读，非必录，选择日期控件中一个日期后带到该字段中，日期格式：YYYY-MM-DD。日期控件如图2所示，以UI设计为准。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订单结束日期</w:t>
            </w:r>
          </w:p>
        </w:tc>
        <w:tc>
          <w:tcPr>
            <w:tcW w:w="1135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选择框</w:t>
            </w:r>
          </w:p>
        </w:tc>
        <w:tc>
          <w:tcPr>
            <w:tcW w:w="5227" w:type="dxa"/>
            <w:vAlign w:val="top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只读，非必录，选择日期控件中一个日期后带到该字段中，日期格式：YYYY-MM-DD。日期控件如图2所示，以UI设计为准。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9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</w:t>
            </w:r>
          </w:p>
        </w:tc>
        <w:tc>
          <w:tcPr>
            <w:tcW w:w="1135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</w:t>
            </w:r>
          </w:p>
        </w:tc>
        <w:tc>
          <w:tcPr>
            <w:tcW w:w="5227" w:type="dxa"/>
          </w:tcPr>
          <w:p>
            <w:pPr>
              <w:spacing w:line="240" w:lineRule="auto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根据搜索条件查询该用户满足条件的订单信息，页面显示如图3所示，界面显示内容描述可参考[订单列表]中“页面描述”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eastAsia"/>
          <w:lang w:val="en-US" w:eastAsia="zh-CN"/>
        </w:rPr>
      </w:pPr>
      <w:bookmarkStart w:id="91" w:name="_Toc11773"/>
      <w:r>
        <w:rPr>
          <w:rFonts w:hint="eastAsia"/>
          <w:lang w:val="en-US" w:eastAsia="zh-CN"/>
        </w:rPr>
        <w:t>页面规则</w:t>
      </w:r>
      <w:bookmarkEnd w:id="91"/>
    </w:p>
    <w:p>
      <w:pPr>
        <w:bidi w:val="0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无。</w:t>
      </w:r>
    </w:p>
    <w:p>
      <w:pPr>
        <w:keepNext w:val="0"/>
        <w:keepLines w:val="0"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9" w:leftChars="0" w:hanging="709" w:firstLineChars="0"/>
        <w:textAlignment w:val="auto"/>
        <w:outlineLvl w:val="2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92" w:name="_Toc26816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关于我们</w:t>
      </w:r>
      <w:bookmarkEnd w:id="92"/>
    </w:p>
    <w:p>
      <w:pPr>
        <w:keepNext w:val="0"/>
        <w:keepLines w:val="0"/>
        <w:pageBreakBefore w:val="0"/>
        <w:widowControl w:val="0"/>
        <w:numPr>
          <w:ilvl w:val="0"/>
          <w:numId w:val="4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default"/>
          <w:lang w:val="en-US" w:eastAsia="zh-CN"/>
        </w:rPr>
      </w:pPr>
      <w:bookmarkStart w:id="93" w:name="_Toc14348"/>
      <w:r>
        <w:rPr>
          <w:rFonts w:hint="eastAsia"/>
          <w:lang w:val="en-US" w:eastAsia="zh-CN"/>
        </w:rPr>
        <w:t>页面设计</w:t>
      </w:r>
      <w:bookmarkEnd w:id="93"/>
    </w:p>
    <w:p>
      <w:pPr>
        <w:bidi w:val="0"/>
      </w:pPr>
      <w:r>
        <w:drawing>
          <wp:inline distT="0" distB="0" distL="114300" distR="114300">
            <wp:extent cx="2466975" cy="4265930"/>
            <wp:effectExtent l="0" t="0" r="9525" b="1270"/>
            <wp:docPr id="110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8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26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83460" cy="3949065"/>
            <wp:effectExtent l="0" t="0" r="2540" b="13335"/>
            <wp:docPr id="111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8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83460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图2</w:t>
      </w:r>
    </w:p>
    <w:p>
      <w:pPr>
        <w:bidi w:val="0"/>
      </w:pPr>
      <w:r>
        <w:drawing>
          <wp:inline distT="0" distB="0" distL="114300" distR="114300">
            <wp:extent cx="2407285" cy="4161790"/>
            <wp:effectExtent l="0" t="0" r="12065" b="10160"/>
            <wp:docPr id="112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8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416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06650" cy="4162425"/>
            <wp:effectExtent l="0" t="0" r="12700" b="9525"/>
            <wp:docPr id="113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8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图4</w:t>
      </w:r>
    </w:p>
    <w:p>
      <w:pPr>
        <w:keepNext w:val="0"/>
        <w:keepLines w:val="0"/>
        <w:pageBreakBefore w:val="0"/>
        <w:widowControl w:val="0"/>
        <w:numPr>
          <w:ilvl w:val="0"/>
          <w:numId w:val="4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default"/>
          <w:lang w:val="en-US" w:eastAsia="zh-CN"/>
        </w:rPr>
      </w:pPr>
      <w:bookmarkStart w:id="94" w:name="_Toc18395"/>
      <w:r>
        <w:rPr>
          <w:rFonts w:hint="eastAsia"/>
          <w:lang w:val="en-US" w:eastAsia="zh-CN"/>
        </w:rPr>
        <w:t>页面描述</w:t>
      </w:r>
      <w:bookmarkEnd w:id="94"/>
    </w:p>
    <w:p>
      <w:pPr>
        <w:numPr>
          <w:ilvl w:val="0"/>
          <w:numId w:val="43"/>
        </w:numPr>
        <w:bidi w:val="0"/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[我的页面]点击【关于我们】按钮，进入到[关于我们]页面，如图1所示，显示公司介绍、公司新闻按钮。</w:t>
      </w:r>
    </w:p>
    <w:p>
      <w:pPr>
        <w:numPr>
          <w:ilvl w:val="0"/>
          <w:numId w:val="43"/>
        </w:numPr>
        <w:bidi w:val="0"/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点击【公司介绍】按钮，进入如图2所示[公司介绍]页面，取自后台管理平台配置的介绍内容，目前暂时后台静态内容传入前端即可。</w:t>
      </w:r>
    </w:p>
    <w:p>
      <w:pPr>
        <w:numPr>
          <w:ilvl w:val="0"/>
          <w:numId w:val="43"/>
        </w:numPr>
        <w:bidi w:val="0"/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【公司新闻】按钮进入如图3所示[公司新闻]页面。取自后台管理平台配置的已发布的新闻列表，置顶的新闻排在上面。页面显示新闻标题，发布新闻时间，如果新闻只有1张图片，则将图片显示在新闻标题右侧，如果图片有多张图片，则将图片显示在标题下方，最多显示3张图片。</w:t>
      </w:r>
    </w:p>
    <w:p>
      <w:pPr>
        <w:numPr>
          <w:ilvl w:val="0"/>
          <w:numId w:val="43"/>
        </w:numPr>
        <w:bidi w:val="0"/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点击图3中其中一个新闻，进入到如图4所示新闻明细页面，取自后台管理平台配置的内容。</w:t>
      </w:r>
    </w:p>
    <w:p>
      <w:pPr>
        <w:keepNext w:val="0"/>
        <w:keepLines w:val="0"/>
        <w:pageBreakBefore w:val="0"/>
        <w:widowControl w:val="0"/>
        <w:numPr>
          <w:ilvl w:val="0"/>
          <w:numId w:val="4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default"/>
          <w:lang w:val="en-US" w:eastAsia="zh-CN"/>
        </w:rPr>
      </w:pPr>
      <w:bookmarkStart w:id="95" w:name="_Toc27142"/>
      <w:r>
        <w:rPr>
          <w:rFonts w:hint="eastAsia"/>
          <w:lang w:val="en-US" w:eastAsia="zh-CN"/>
        </w:rPr>
        <w:t>页面规则</w:t>
      </w:r>
      <w:bookmarkEnd w:id="95"/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无。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709" w:leftChars="0" w:hanging="709" w:firstLineChars="0"/>
        <w:textAlignment w:val="auto"/>
        <w:outlineLvl w:val="2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96" w:name="_Toc28335"/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服务中心</w:t>
      </w:r>
      <w:bookmarkEnd w:id="96"/>
    </w:p>
    <w:p>
      <w:pPr>
        <w:keepNext w:val="0"/>
        <w:keepLines w:val="0"/>
        <w:pageBreakBefore w:val="0"/>
        <w:widowControl w:val="0"/>
        <w:numPr>
          <w:ilvl w:val="0"/>
          <w:numId w:val="4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default"/>
          <w:lang w:val="en-US" w:eastAsia="zh-CN"/>
        </w:rPr>
      </w:pPr>
      <w:bookmarkStart w:id="97" w:name="_Toc16231"/>
      <w:r>
        <w:rPr>
          <w:rFonts w:hint="eastAsia"/>
          <w:lang w:val="en-US" w:eastAsia="zh-CN"/>
        </w:rPr>
        <w:t>页面设计</w:t>
      </w:r>
      <w:bookmarkEnd w:id="97"/>
    </w:p>
    <w:p>
      <w:pPr>
        <w:numPr>
          <w:ilvl w:val="0"/>
          <w:numId w:val="0"/>
        </w:numPr>
        <w:bidi w:val="0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250440" cy="3891915"/>
            <wp:effectExtent l="0" t="0" r="16510" b="13335"/>
            <wp:docPr id="116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9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50440" cy="389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99640" cy="3803650"/>
            <wp:effectExtent l="0" t="0" r="10160" b="6350"/>
            <wp:docPr id="117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9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168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图2</w:t>
      </w:r>
    </w:p>
    <w:p>
      <w:pPr>
        <w:keepNext w:val="0"/>
        <w:keepLines w:val="0"/>
        <w:pageBreakBefore w:val="0"/>
        <w:widowControl w:val="0"/>
        <w:numPr>
          <w:ilvl w:val="0"/>
          <w:numId w:val="4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default"/>
          <w:lang w:val="en-US" w:eastAsia="zh-CN"/>
        </w:rPr>
      </w:pPr>
      <w:bookmarkStart w:id="98" w:name="_Toc4251"/>
      <w:r>
        <w:rPr>
          <w:rFonts w:hint="eastAsia"/>
          <w:lang w:val="en-US" w:eastAsia="zh-CN"/>
        </w:rPr>
        <w:t>页面描述</w:t>
      </w:r>
      <w:bookmarkEnd w:id="98"/>
    </w:p>
    <w:p>
      <w:pPr>
        <w:numPr>
          <w:ilvl w:val="0"/>
          <w:numId w:val="45"/>
        </w:numPr>
        <w:bidi w:val="0"/>
        <w:spacing w:line="360" w:lineRule="auto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页面显示后台管理平台配置的服务分类和每个分类下的服务列表。 如图1所示。点击某个服务名称后，页面弹出弹框如图2所示，显示该服务名称的具体描述（由后台管理平台配置）。</w:t>
      </w:r>
    </w:p>
    <w:p>
      <w:pPr>
        <w:keepNext w:val="0"/>
        <w:keepLines w:val="0"/>
        <w:pageBreakBefore w:val="0"/>
        <w:widowControl w:val="0"/>
        <w:numPr>
          <w:ilvl w:val="0"/>
          <w:numId w:val="4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textAlignment w:val="auto"/>
        <w:outlineLvl w:val="3"/>
        <w:rPr>
          <w:rFonts w:hint="default"/>
          <w:lang w:val="en-US" w:eastAsia="zh-CN"/>
        </w:rPr>
      </w:pPr>
      <w:bookmarkStart w:id="99" w:name="_Toc29847"/>
      <w:r>
        <w:rPr>
          <w:rFonts w:hint="eastAsia"/>
          <w:lang w:val="en-US" w:eastAsia="zh-CN"/>
        </w:rPr>
        <w:t>页面规则</w:t>
      </w:r>
      <w:bookmarkEnd w:id="99"/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无。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sectPr>
      <w:pgSz w:w="11906" w:h="16838"/>
      <w:pgMar w:top="82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1FB381"/>
    <w:multiLevelType w:val="singleLevel"/>
    <w:tmpl w:val="811FB381"/>
    <w:lvl w:ilvl="0" w:tentative="0">
      <w:start w:val="1"/>
      <w:numFmt w:val="decimal"/>
      <w:suff w:val="space"/>
      <w:lvlText w:val="%1."/>
      <w:lvlJc w:val="left"/>
      <w:pPr>
        <w:ind w:left="525" w:leftChars="0" w:firstLine="0" w:firstLineChars="0"/>
      </w:pPr>
    </w:lvl>
  </w:abstractNum>
  <w:abstractNum w:abstractNumId="1">
    <w:nsid w:val="8211C1AA"/>
    <w:multiLevelType w:val="singleLevel"/>
    <w:tmpl w:val="8211C1A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83334D0A"/>
    <w:multiLevelType w:val="multilevel"/>
    <w:tmpl w:val="83334D0A"/>
    <w:lvl w:ilvl="0" w:tentative="0">
      <w:start w:val="1"/>
      <w:numFmt w:val="decimal"/>
      <w:suff w:val="space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9DE87B85"/>
    <w:multiLevelType w:val="multilevel"/>
    <w:tmpl w:val="9DE87B8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9E7B1A59"/>
    <w:multiLevelType w:val="multilevel"/>
    <w:tmpl w:val="9E7B1A59"/>
    <w:lvl w:ilvl="0" w:tentative="0">
      <w:start w:val="1"/>
      <w:numFmt w:val="decimal"/>
      <w:suff w:val="space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A49C0E0E"/>
    <w:multiLevelType w:val="multilevel"/>
    <w:tmpl w:val="A49C0E0E"/>
    <w:lvl w:ilvl="0" w:tentative="0">
      <w:start w:val="1"/>
      <w:numFmt w:val="decimal"/>
      <w:suff w:val="space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A7EE9B55"/>
    <w:multiLevelType w:val="multilevel"/>
    <w:tmpl w:val="A7EE9B55"/>
    <w:lvl w:ilvl="0" w:tentative="0">
      <w:start w:val="1"/>
      <w:numFmt w:val="decimal"/>
      <w:suff w:val="space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B56BD113"/>
    <w:multiLevelType w:val="singleLevel"/>
    <w:tmpl w:val="B56BD11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8">
    <w:nsid w:val="BBDA338B"/>
    <w:multiLevelType w:val="multilevel"/>
    <w:tmpl w:val="BBDA338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C7CDFFB7"/>
    <w:multiLevelType w:val="multilevel"/>
    <w:tmpl w:val="C7CDFFB7"/>
    <w:lvl w:ilvl="0" w:tentative="0">
      <w:start w:val="1"/>
      <w:numFmt w:val="decimal"/>
      <w:suff w:val="space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0">
    <w:nsid w:val="C858E574"/>
    <w:multiLevelType w:val="multilevel"/>
    <w:tmpl w:val="C858E57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CF322D63"/>
    <w:multiLevelType w:val="multilevel"/>
    <w:tmpl w:val="CF322D63"/>
    <w:lvl w:ilvl="0" w:tentative="0">
      <w:start w:val="1"/>
      <w:numFmt w:val="decimal"/>
      <w:suff w:val="space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2">
    <w:nsid w:val="D45FB19D"/>
    <w:multiLevelType w:val="multilevel"/>
    <w:tmpl w:val="D45FB19D"/>
    <w:lvl w:ilvl="0" w:tentative="0">
      <w:start w:val="1"/>
      <w:numFmt w:val="decimal"/>
      <w:suff w:val="space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">
    <w:nsid w:val="D99F2107"/>
    <w:multiLevelType w:val="multilevel"/>
    <w:tmpl w:val="D99F2107"/>
    <w:lvl w:ilvl="0" w:tentative="0">
      <w:start w:val="1"/>
      <w:numFmt w:val="decimal"/>
      <w:suff w:val="space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DC29E17F"/>
    <w:multiLevelType w:val="multilevel"/>
    <w:tmpl w:val="DC29E17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">
    <w:nsid w:val="E1BB4F16"/>
    <w:multiLevelType w:val="multilevel"/>
    <w:tmpl w:val="E1BB4F16"/>
    <w:lvl w:ilvl="0" w:tentative="0">
      <w:start w:val="1"/>
      <w:numFmt w:val="decimal"/>
      <w:suff w:val="space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6">
    <w:nsid w:val="002EF05A"/>
    <w:multiLevelType w:val="multilevel"/>
    <w:tmpl w:val="002EF05A"/>
    <w:lvl w:ilvl="0" w:tentative="0">
      <w:start w:val="1"/>
      <w:numFmt w:val="decimal"/>
      <w:suff w:val="space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7">
    <w:nsid w:val="006CD35C"/>
    <w:multiLevelType w:val="singleLevel"/>
    <w:tmpl w:val="006CD35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8">
    <w:nsid w:val="02568E4D"/>
    <w:multiLevelType w:val="singleLevel"/>
    <w:tmpl w:val="02568E4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0BAF86C4"/>
    <w:multiLevelType w:val="multilevel"/>
    <w:tmpl w:val="0BAF86C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0">
    <w:nsid w:val="0C6A3728"/>
    <w:multiLevelType w:val="singleLevel"/>
    <w:tmpl w:val="0C6A3728"/>
    <w:lvl w:ilvl="0" w:tentative="0">
      <w:start w:val="1"/>
      <w:numFmt w:val="decimal"/>
      <w:suff w:val="space"/>
      <w:lvlText w:val="%1."/>
      <w:lvlJc w:val="left"/>
    </w:lvl>
  </w:abstractNum>
  <w:abstractNum w:abstractNumId="21">
    <w:nsid w:val="0DDA0A21"/>
    <w:multiLevelType w:val="multilevel"/>
    <w:tmpl w:val="0DDA0A21"/>
    <w:lvl w:ilvl="0" w:tentative="0">
      <w:start w:val="1"/>
      <w:numFmt w:val="decimal"/>
      <w:suff w:val="space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2">
    <w:nsid w:val="15F598FD"/>
    <w:multiLevelType w:val="multilevel"/>
    <w:tmpl w:val="15F598F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3">
    <w:nsid w:val="2D648EEC"/>
    <w:multiLevelType w:val="singleLevel"/>
    <w:tmpl w:val="2D648EE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4">
    <w:nsid w:val="31045617"/>
    <w:multiLevelType w:val="multilevel"/>
    <w:tmpl w:val="31045617"/>
    <w:lvl w:ilvl="0" w:tentative="0">
      <w:start w:val="1"/>
      <w:numFmt w:val="decimal"/>
      <w:suff w:val="space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5">
    <w:nsid w:val="3140BE40"/>
    <w:multiLevelType w:val="multilevel"/>
    <w:tmpl w:val="3140BE40"/>
    <w:lvl w:ilvl="0" w:tentative="0">
      <w:start w:val="1"/>
      <w:numFmt w:val="decimal"/>
      <w:suff w:val="space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6">
    <w:nsid w:val="3344E3D3"/>
    <w:multiLevelType w:val="multilevel"/>
    <w:tmpl w:val="3344E3D3"/>
    <w:lvl w:ilvl="0" w:tentative="0">
      <w:start w:val="1"/>
      <w:numFmt w:val="decimal"/>
      <w:suff w:val="space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7">
    <w:nsid w:val="354EFD22"/>
    <w:multiLevelType w:val="multilevel"/>
    <w:tmpl w:val="354EFD2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8">
    <w:nsid w:val="35C25D20"/>
    <w:multiLevelType w:val="multilevel"/>
    <w:tmpl w:val="35C25D2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9">
    <w:nsid w:val="385207BE"/>
    <w:multiLevelType w:val="singleLevel"/>
    <w:tmpl w:val="385207B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0">
    <w:nsid w:val="387B11FB"/>
    <w:multiLevelType w:val="multilevel"/>
    <w:tmpl w:val="387B11FB"/>
    <w:lvl w:ilvl="0" w:tentative="0">
      <w:start w:val="1"/>
      <w:numFmt w:val="decimal"/>
      <w:suff w:val="space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1">
    <w:nsid w:val="3A7FA6ED"/>
    <w:multiLevelType w:val="multilevel"/>
    <w:tmpl w:val="3A7FA6ED"/>
    <w:lvl w:ilvl="0" w:tentative="0">
      <w:start w:val="1"/>
      <w:numFmt w:val="decimal"/>
      <w:suff w:val="space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2">
    <w:nsid w:val="3F98F58E"/>
    <w:multiLevelType w:val="multilevel"/>
    <w:tmpl w:val="3F98F58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3">
    <w:nsid w:val="4243ED18"/>
    <w:multiLevelType w:val="multilevel"/>
    <w:tmpl w:val="4243ED18"/>
    <w:lvl w:ilvl="0" w:tentative="0">
      <w:start w:val="1"/>
      <w:numFmt w:val="decimal"/>
      <w:suff w:val="space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4">
    <w:nsid w:val="441E4E9E"/>
    <w:multiLevelType w:val="multilevel"/>
    <w:tmpl w:val="441E4E9E"/>
    <w:lvl w:ilvl="0" w:tentative="0">
      <w:start w:val="1"/>
      <w:numFmt w:val="decimal"/>
      <w:suff w:val="space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5">
    <w:nsid w:val="503AA91B"/>
    <w:multiLevelType w:val="multilevel"/>
    <w:tmpl w:val="503AA91B"/>
    <w:lvl w:ilvl="0" w:tentative="0">
      <w:start w:val="1"/>
      <w:numFmt w:val="decimal"/>
      <w:suff w:val="space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6">
    <w:nsid w:val="51B46ECE"/>
    <w:multiLevelType w:val="multilevel"/>
    <w:tmpl w:val="51B46EC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7">
    <w:nsid w:val="540EFB0C"/>
    <w:multiLevelType w:val="multilevel"/>
    <w:tmpl w:val="540EFB0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8">
    <w:nsid w:val="5641E796"/>
    <w:multiLevelType w:val="multilevel"/>
    <w:tmpl w:val="5641E796"/>
    <w:lvl w:ilvl="0" w:tentative="0">
      <w:start w:val="1"/>
      <w:numFmt w:val="decimal"/>
      <w:suff w:val="space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9">
    <w:nsid w:val="5822D1C6"/>
    <w:multiLevelType w:val="singleLevel"/>
    <w:tmpl w:val="5822D1C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0">
    <w:nsid w:val="5B35A0E5"/>
    <w:multiLevelType w:val="singleLevel"/>
    <w:tmpl w:val="5B35A0E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1">
    <w:nsid w:val="645351F1"/>
    <w:multiLevelType w:val="multilevel"/>
    <w:tmpl w:val="645351F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2">
    <w:nsid w:val="66A60373"/>
    <w:multiLevelType w:val="multilevel"/>
    <w:tmpl w:val="66A6037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43">
    <w:nsid w:val="68B0781D"/>
    <w:multiLevelType w:val="multilevel"/>
    <w:tmpl w:val="68B0781D"/>
    <w:lvl w:ilvl="0" w:tentative="0">
      <w:start w:val="1"/>
      <w:numFmt w:val="decimal"/>
      <w:suff w:val="space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4">
    <w:nsid w:val="7ABC9F8E"/>
    <w:multiLevelType w:val="singleLevel"/>
    <w:tmpl w:val="7ABC9F8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42"/>
  </w:num>
  <w:num w:numId="2">
    <w:abstractNumId w:val="43"/>
  </w:num>
  <w:num w:numId="3">
    <w:abstractNumId w:val="28"/>
  </w:num>
  <w:num w:numId="4">
    <w:abstractNumId w:val="5"/>
  </w:num>
  <w:num w:numId="5">
    <w:abstractNumId w:val="14"/>
  </w:num>
  <w:num w:numId="6">
    <w:abstractNumId w:val="22"/>
  </w:num>
  <w:num w:numId="7">
    <w:abstractNumId w:val="35"/>
  </w:num>
  <w:num w:numId="8">
    <w:abstractNumId w:val="36"/>
  </w:num>
  <w:num w:numId="9">
    <w:abstractNumId w:val="12"/>
  </w:num>
  <w:num w:numId="10">
    <w:abstractNumId w:val="32"/>
  </w:num>
  <w:num w:numId="11">
    <w:abstractNumId w:val="2"/>
  </w:num>
  <w:num w:numId="12">
    <w:abstractNumId w:val="21"/>
  </w:num>
  <w:num w:numId="13">
    <w:abstractNumId w:val="3"/>
  </w:num>
  <w:num w:numId="14">
    <w:abstractNumId w:val="44"/>
  </w:num>
  <w:num w:numId="15">
    <w:abstractNumId w:val="15"/>
  </w:num>
  <w:num w:numId="16">
    <w:abstractNumId w:val="18"/>
  </w:num>
  <w:num w:numId="17">
    <w:abstractNumId w:val="7"/>
  </w:num>
  <w:num w:numId="18">
    <w:abstractNumId w:val="26"/>
  </w:num>
  <w:num w:numId="19">
    <w:abstractNumId w:val="37"/>
  </w:num>
  <w:num w:numId="20">
    <w:abstractNumId w:val="20"/>
  </w:num>
  <w:num w:numId="21">
    <w:abstractNumId w:val="0"/>
  </w:num>
  <w:num w:numId="22">
    <w:abstractNumId w:val="16"/>
  </w:num>
  <w:num w:numId="23">
    <w:abstractNumId w:val="10"/>
  </w:num>
  <w:num w:numId="24">
    <w:abstractNumId w:val="33"/>
  </w:num>
  <w:num w:numId="25">
    <w:abstractNumId w:val="19"/>
  </w:num>
  <w:num w:numId="26">
    <w:abstractNumId w:val="34"/>
  </w:num>
  <w:num w:numId="27">
    <w:abstractNumId w:val="25"/>
  </w:num>
  <w:num w:numId="28">
    <w:abstractNumId w:val="38"/>
  </w:num>
  <w:num w:numId="29">
    <w:abstractNumId w:val="41"/>
  </w:num>
  <w:num w:numId="30">
    <w:abstractNumId w:val="13"/>
  </w:num>
  <w:num w:numId="31">
    <w:abstractNumId w:val="27"/>
  </w:num>
  <w:num w:numId="32">
    <w:abstractNumId w:val="24"/>
  </w:num>
  <w:num w:numId="33">
    <w:abstractNumId w:val="8"/>
  </w:num>
  <w:num w:numId="34">
    <w:abstractNumId w:val="11"/>
  </w:num>
  <w:num w:numId="35">
    <w:abstractNumId w:val="17"/>
  </w:num>
  <w:num w:numId="36">
    <w:abstractNumId w:val="23"/>
  </w:num>
  <w:num w:numId="37">
    <w:abstractNumId w:val="9"/>
  </w:num>
  <w:num w:numId="38">
    <w:abstractNumId w:val="1"/>
  </w:num>
  <w:num w:numId="39">
    <w:abstractNumId w:val="31"/>
  </w:num>
  <w:num w:numId="40">
    <w:abstractNumId w:val="39"/>
  </w:num>
  <w:num w:numId="41">
    <w:abstractNumId w:val="30"/>
  </w:num>
  <w:num w:numId="42">
    <w:abstractNumId w:val="6"/>
  </w:num>
  <w:num w:numId="43">
    <w:abstractNumId w:val="40"/>
  </w:num>
  <w:num w:numId="44">
    <w:abstractNumId w:val="4"/>
  </w:num>
  <w:num w:numId="45">
    <w:abstractNumId w:val="29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彼岸花">
    <w15:presenceInfo w15:providerId="WPS Office" w15:userId="202027883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trackRevisions w:val="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5225F"/>
    <w:rsid w:val="000A0FFE"/>
    <w:rsid w:val="000F59AC"/>
    <w:rsid w:val="00135DAD"/>
    <w:rsid w:val="0017038D"/>
    <w:rsid w:val="002F7A74"/>
    <w:rsid w:val="006445A3"/>
    <w:rsid w:val="0068446F"/>
    <w:rsid w:val="00730F98"/>
    <w:rsid w:val="009344C8"/>
    <w:rsid w:val="00A07274"/>
    <w:rsid w:val="00B17F36"/>
    <w:rsid w:val="00B75565"/>
    <w:rsid w:val="00C3220F"/>
    <w:rsid w:val="00D31D7E"/>
    <w:rsid w:val="00F00BF7"/>
    <w:rsid w:val="011308F6"/>
    <w:rsid w:val="015235AF"/>
    <w:rsid w:val="01684676"/>
    <w:rsid w:val="017D1353"/>
    <w:rsid w:val="017E1D44"/>
    <w:rsid w:val="01B85951"/>
    <w:rsid w:val="01E14D3C"/>
    <w:rsid w:val="01E657D2"/>
    <w:rsid w:val="01F76D2C"/>
    <w:rsid w:val="02384F92"/>
    <w:rsid w:val="027C3765"/>
    <w:rsid w:val="02964702"/>
    <w:rsid w:val="02AE5EB2"/>
    <w:rsid w:val="02CD6FA6"/>
    <w:rsid w:val="02D60CDB"/>
    <w:rsid w:val="034D10E0"/>
    <w:rsid w:val="034D4792"/>
    <w:rsid w:val="037A67BA"/>
    <w:rsid w:val="037B1DF6"/>
    <w:rsid w:val="0381290D"/>
    <w:rsid w:val="039B1EAE"/>
    <w:rsid w:val="03B6736A"/>
    <w:rsid w:val="04256766"/>
    <w:rsid w:val="04301064"/>
    <w:rsid w:val="043673C6"/>
    <w:rsid w:val="043F67FD"/>
    <w:rsid w:val="044350A4"/>
    <w:rsid w:val="044B3209"/>
    <w:rsid w:val="04501451"/>
    <w:rsid w:val="045A51B3"/>
    <w:rsid w:val="04602131"/>
    <w:rsid w:val="0475365B"/>
    <w:rsid w:val="047721BA"/>
    <w:rsid w:val="04A3660E"/>
    <w:rsid w:val="04AA55A7"/>
    <w:rsid w:val="04C43C5F"/>
    <w:rsid w:val="04D04F4E"/>
    <w:rsid w:val="0505600E"/>
    <w:rsid w:val="05137CB1"/>
    <w:rsid w:val="056446C0"/>
    <w:rsid w:val="057A1F80"/>
    <w:rsid w:val="058275E3"/>
    <w:rsid w:val="05A245C8"/>
    <w:rsid w:val="05D6605B"/>
    <w:rsid w:val="05F24087"/>
    <w:rsid w:val="0614338C"/>
    <w:rsid w:val="06506F2E"/>
    <w:rsid w:val="06781EC5"/>
    <w:rsid w:val="06A55652"/>
    <w:rsid w:val="06E24BD0"/>
    <w:rsid w:val="06F54305"/>
    <w:rsid w:val="073D4BF8"/>
    <w:rsid w:val="07520FAF"/>
    <w:rsid w:val="075E54F0"/>
    <w:rsid w:val="07704D75"/>
    <w:rsid w:val="07803488"/>
    <w:rsid w:val="07842ED8"/>
    <w:rsid w:val="07A32FE4"/>
    <w:rsid w:val="07C0637A"/>
    <w:rsid w:val="07C8740D"/>
    <w:rsid w:val="07E95829"/>
    <w:rsid w:val="08147D6B"/>
    <w:rsid w:val="08731B48"/>
    <w:rsid w:val="08901B4A"/>
    <w:rsid w:val="08AC346B"/>
    <w:rsid w:val="08AC6D98"/>
    <w:rsid w:val="08C3004E"/>
    <w:rsid w:val="08C871ED"/>
    <w:rsid w:val="08DE0BFD"/>
    <w:rsid w:val="08EB4B99"/>
    <w:rsid w:val="08F2461C"/>
    <w:rsid w:val="09282C03"/>
    <w:rsid w:val="092F6162"/>
    <w:rsid w:val="093E35DA"/>
    <w:rsid w:val="094A30EE"/>
    <w:rsid w:val="094A53FA"/>
    <w:rsid w:val="094D2A14"/>
    <w:rsid w:val="094D5424"/>
    <w:rsid w:val="096F2708"/>
    <w:rsid w:val="098447BB"/>
    <w:rsid w:val="099C5A84"/>
    <w:rsid w:val="09A005E5"/>
    <w:rsid w:val="09AE35B6"/>
    <w:rsid w:val="09B72DB2"/>
    <w:rsid w:val="09E243E6"/>
    <w:rsid w:val="09F16CDA"/>
    <w:rsid w:val="09F63686"/>
    <w:rsid w:val="09FB1AC1"/>
    <w:rsid w:val="0A002C03"/>
    <w:rsid w:val="0A7C0D2E"/>
    <w:rsid w:val="0A89153D"/>
    <w:rsid w:val="0AAC403A"/>
    <w:rsid w:val="0ADC5C9D"/>
    <w:rsid w:val="0B3F1C8E"/>
    <w:rsid w:val="0B480341"/>
    <w:rsid w:val="0B616C85"/>
    <w:rsid w:val="0B7A3C8B"/>
    <w:rsid w:val="0B7C3C73"/>
    <w:rsid w:val="0BBF0690"/>
    <w:rsid w:val="0BC43C1B"/>
    <w:rsid w:val="0BCE298E"/>
    <w:rsid w:val="0BD31B24"/>
    <w:rsid w:val="0BEC771E"/>
    <w:rsid w:val="0C2E7A8F"/>
    <w:rsid w:val="0C9A52E3"/>
    <w:rsid w:val="0CA74A02"/>
    <w:rsid w:val="0CCA7409"/>
    <w:rsid w:val="0CCC3228"/>
    <w:rsid w:val="0CD97F6D"/>
    <w:rsid w:val="0CE84449"/>
    <w:rsid w:val="0D050197"/>
    <w:rsid w:val="0D126449"/>
    <w:rsid w:val="0D1A6D35"/>
    <w:rsid w:val="0D2307EB"/>
    <w:rsid w:val="0D3461BC"/>
    <w:rsid w:val="0D4650F6"/>
    <w:rsid w:val="0D677509"/>
    <w:rsid w:val="0D8C1875"/>
    <w:rsid w:val="0D8E18DF"/>
    <w:rsid w:val="0DA03AF8"/>
    <w:rsid w:val="0DAE4A13"/>
    <w:rsid w:val="0DEE313E"/>
    <w:rsid w:val="0E081F38"/>
    <w:rsid w:val="0E1D0079"/>
    <w:rsid w:val="0E51021A"/>
    <w:rsid w:val="0E57287D"/>
    <w:rsid w:val="0E9641EB"/>
    <w:rsid w:val="0EB75956"/>
    <w:rsid w:val="0ED36EC2"/>
    <w:rsid w:val="0ED64190"/>
    <w:rsid w:val="0EE3022B"/>
    <w:rsid w:val="0EF930DF"/>
    <w:rsid w:val="0F3E4F02"/>
    <w:rsid w:val="0F4B7347"/>
    <w:rsid w:val="0F4F6B70"/>
    <w:rsid w:val="0F565C9B"/>
    <w:rsid w:val="0F5D32F9"/>
    <w:rsid w:val="0F664C91"/>
    <w:rsid w:val="0F780FB5"/>
    <w:rsid w:val="0FAC0E40"/>
    <w:rsid w:val="0FB60AAB"/>
    <w:rsid w:val="0FBD2BA5"/>
    <w:rsid w:val="0FC14A70"/>
    <w:rsid w:val="0FCA1B77"/>
    <w:rsid w:val="0FF62428"/>
    <w:rsid w:val="0FFE06CA"/>
    <w:rsid w:val="103D02B4"/>
    <w:rsid w:val="104511DC"/>
    <w:rsid w:val="105677F2"/>
    <w:rsid w:val="105C7CEC"/>
    <w:rsid w:val="10947A39"/>
    <w:rsid w:val="10B76CBE"/>
    <w:rsid w:val="10C658E6"/>
    <w:rsid w:val="10D63600"/>
    <w:rsid w:val="10E648A8"/>
    <w:rsid w:val="11194B0C"/>
    <w:rsid w:val="113E2513"/>
    <w:rsid w:val="116A016D"/>
    <w:rsid w:val="11744C92"/>
    <w:rsid w:val="11853764"/>
    <w:rsid w:val="1196773B"/>
    <w:rsid w:val="11E219EC"/>
    <w:rsid w:val="11E902E1"/>
    <w:rsid w:val="12046A4C"/>
    <w:rsid w:val="120F3F29"/>
    <w:rsid w:val="121321FA"/>
    <w:rsid w:val="1272262F"/>
    <w:rsid w:val="12B80D43"/>
    <w:rsid w:val="12DD2147"/>
    <w:rsid w:val="12E254D0"/>
    <w:rsid w:val="12F212C9"/>
    <w:rsid w:val="12F51A04"/>
    <w:rsid w:val="131072CB"/>
    <w:rsid w:val="132A593F"/>
    <w:rsid w:val="13463BEB"/>
    <w:rsid w:val="137851D1"/>
    <w:rsid w:val="13DE0E39"/>
    <w:rsid w:val="14124D17"/>
    <w:rsid w:val="14271C98"/>
    <w:rsid w:val="142A1E54"/>
    <w:rsid w:val="144575E2"/>
    <w:rsid w:val="147E14AA"/>
    <w:rsid w:val="148349E0"/>
    <w:rsid w:val="149225EB"/>
    <w:rsid w:val="149325CE"/>
    <w:rsid w:val="14936AF0"/>
    <w:rsid w:val="14BB48E9"/>
    <w:rsid w:val="14F6378F"/>
    <w:rsid w:val="14F7111A"/>
    <w:rsid w:val="1515088A"/>
    <w:rsid w:val="151E15F0"/>
    <w:rsid w:val="15620BAA"/>
    <w:rsid w:val="15664BF0"/>
    <w:rsid w:val="15AC1F77"/>
    <w:rsid w:val="15BE5CFE"/>
    <w:rsid w:val="15C32952"/>
    <w:rsid w:val="15D216DF"/>
    <w:rsid w:val="15ED5544"/>
    <w:rsid w:val="16111130"/>
    <w:rsid w:val="164269DC"/>
    <w:rsid w:val="167C3557"/>
    <w:rsid w:val="167E7CB7"/>
    <w:rsid w:val="16DD117A"/>
    <w:rsid w:val="16F412C3"/>
    <w:rsid w:val="16F53E0D"/>
    <w:rsid w:val="170B4AA6"/>
    <w:rsid w:val="170F609E"/>
    <w:rsid w:val="171B1802"/>
    <w:rsid w:val="173A6626"/>
    <w:rsid w:val="17404BB5"/>
    <w:rsid w:val="17495AD7"/>
    <w:rsid w:val="174F202D"/>
    <w:rsid w:val="17676DB3"/>
    <w:rsid w:val="177D250F"/>
    <w:rsid w:val="178C557C"/>
    <w:rsid w:val="178E14EE"/>
    <w:rsid w:val="17960081"/>
    <w:rsid w:val="17A110E5"/>
    <w:rsid w:val="17DF6AAD"/>
    <w:rsid w:val="17FA50B8"/>
    <w:rsid w:val="182E1A22"/>
    <w:rsid w:val="18310C30"/>
    <w:rsid w:val="186B0A6E"/>
    <w:rsid w:val="188860CD"/>
    <w:rsid w:val="189F0A30"/>
    <w:rsid w:val="18A0014B"/>
    <w:rsid w:val="18A86767"/>
    <w:rsid w:val="18D05CB8"/>
    <w:rsid w:val="18D47F4D"/>
    <w:rsid w:val="18D72F8C"/>
    <w:rsid w:val="18E9096D"/>
    <w:rsid w:val="19037F2D"/>
    <w:rsid w:val="19120329"/>
    <w:rsid w:val="196322B1"/>
    <w:rsid w:val="19906C81"/>
    <w:rsid w:val="19C154FA"/>
    <w:rsid w:val="19C27C6E"/>
    <w:rsid w:val="1A287C68"/>
    <w:rsid w:val="1A4A5325"/>
    <w:rsid w:val="1A614EDD"/>
    <w:rsid w:val="1A634BCA"/>
    <w:rsid w:val="1ACA7CC2"/>
    <w:rsid w:val="1ACC027A"/>
    <w:rsid w:val="1ADF03F6"/>
    <w:rsid w:val="1AF43706"/>
    <w:rsid w:val="1B060314"/>
    <w:rsid w:val="1B110B82"/>
    <w:rsid w:val="1B415B9B"/>
    <w:rsid w:val="1B5B61A8"/>
    <w:rsid w:val="1B5E6723"/>
    <w:rsid w:val="1B6577E5"/>
    <w:rsid w:val="1B76761F"/>
    <w:rsid w:val="1B8C1775"/>
    <w:rsid w:val="1B8E05F2"/>
    <w:rsid w:val="1C173E74"/>
    <w:rsid w:val="1C42097F"/>
    <w:rsid w:val="1C611DBD"/>
    <w:rsid w:val="1C996ED6"/>
    <w:rsid w:val="1CAF6BC4"/>
    <w:rsid w:val="1CBB5C86"/>
    <w:rsid w:val="1CF07854"/>
    <w:rsid w:val="1D2A3C68"/>
    <w:rsid w:val="1D4A335D"/>
    <w:rsid w:val="1D6D3849"/>
    <w:rsid w:val="1D920E09"/>
    <w:rsid w:val="1D9700C3"/>
    <w:rsid w:val="1D9F6DBE"/>
    <w:rsid w:val="1DBB6D32"/>
    <w:rsid w:val="1E2D3A01"/>
    <w:rsid w:val="1E4D6CCC"/>
    <w:rsid w:val="1E6E1F9D"/>
    <w:rsid w:val="1E886D5E"/>
    <w:rsid w:val="1EFB5509"/>
    <w:rsid w:val="1F097C17"/>
    <w:rsid w:val="1F112482"/>
    <w:rsid w:val="1F3C7D20"/>
    <w:rsid w:val="1F695272"/>
    <w:rsid w:val="1F9B70B5"/>
    <w:rsid w:val="1FA70EC4"/>
    <w:rsid w:val="1FB63AB0"/>
    <w:rsid w:val="1FF8486A"/>
    <w:rsid w:val="200458D4"/>
    <w:rsid w:val="20473788"/>
    <w:rsid w:val="205A6B58"/>
    <w:rsid w:val="205F35DA"/>
    <w:rsid w:val="20796195"/>
    <w:rsid w:val="207C4394"/>
    <w:rsid w:val="209B2622"/>
    <w:rsid w:val="209F22E1"/>
    <w:rsid w:val="20B65CF0"/>
    <w:rsid w:val="20DA1BDA"/>
    <w:rsid w:val="20E02084"/>
    <w:rsid w:val="21175388"/>
    <w:rsid w:val="2129225F"/>
    <w:rsid w:val="215B4C4F"/>
    <w:rsid w:val="21651F3A"/>
    <w:rsid w:val="217454F2"/>
    <w:rsid w:val="21CD5116"/>
    <w:rsid w:val="21E957C8"/>
    <w:rsid w:val="21EE05D2"/>
    <w:rsid w:val="21FC73B9"/>
    <w:rsid w:val="222058BE"/>
    <w:rsid w:val="22395A0D"/>
    <w:rsid w:val="22496C6C"/>
    <w:rsid w:val="225301CF"/>
    <w:rsid w:val="225F149C"/>
    <w:rsid w:val="226844D5"/>
    <w:rsid w:val="22813BDD"/>
    <w:rsid w:val="22867DCF"/>
    <w:rsid w:val="22AB56F9"/>
    <w:rsid w:val="22B43EFC"/>
    <w:rsid w:val="22BB49E2"/>
    <w:rsid w:val="2302050C"/>
    <w:rsid w:val="230F07BD"/>
    <w:rsid w:val="23371CFE"/>
    <w:rsid w:val="2370753F"/>
    <w:rsid w:val="23715BB9"/>
    <w:rsid w:val="23721474"/>
    <w:rsid w:val="23A31E65"/>
    <w:rsid w:val="23AE7C4F"/>
    <w:rsid w:val="23CA32B5"/>
    <w:rsid w:val="23E33233"/>
    <w:rsid w:val="23F5037F"/>
    <w:rsid w:val="241965B5"/>
    <w:rsid w:val="241C5B67"/>
    <w:rsid w:val="24213C1D"/>
    <w:rsid w:val="2456137E"/>
    <w:rsid w:val="246568F5"/>
    <w:rsid w:val="247025E5"/>
    <w:rsid w:val="24C36063"/>
    <w:rsid w:val="252B63D5"/>
    <w:rsid w:val="253C474B"/>
    <w:rsid w:val="25586876"/>
    <w:rsid w:val="256654E4"/>
    <w:rsid w:val="258B4246"/>
    <w:rsid w:val="25A90530"/>
    <w:rsid w:val="25BF338E"/>
    <w:rsid w:val="25FC75D4"/>
    <w:rsid w:val="265649F5"/>
    <w:rsid w:val="265A48AB"/>
    <w:rsid w:val="265E79E1"/>
    <w:rsid w:val="2674650E"/>
    <w:rsid w:val="26B4342A"/>
    <w:rsid w:val="26D05A3C"/>
    <w:rsid w:val="26F10105"/>
    <w:rsid w:val="271B73C3"/>
    <w:rsid w:val="2732114F"/>
    <w:rsid w:val="275A4AC3"/>
    <w:rsid w:val="277D6CE3"/>
    <w:rsid w:val="277E325D"/>
    <w:rsid w:val="278065AA"/>
    <w:rsid w:val="27934962"/>
    <w:rsid w:val="27A73BE2"/>
    <w:rsid w:val="27C85A44"/>
    <w:rsid w:val="27CE2E77"/>
    <w:rsid w:val="27DE501E"/>
    <w:rsid w:val="2837520A"/>
    <w:rsid w:val="283B19F9"/>
    <w:rsid w:val="284D12ED"/>
    <w:rsid w:val="284E336F"/>
    <w:rsid w:val="28523B3F"/>
    <w:rsid w:val="28696DA4"/>
    <w:rsid w:val="28790A7D"/>
    <w:rsid w:val="287A13BE"/>
    <w:rsid w:val="287C461F"/>
    <w:rsid w:val="28AC1CE0"/>
    <w:rsid w:val="28B83279"/>
    <w:rsid w:val="291129F2"/>
    <w:rsid w:val="29144AE4"/>
    <w:rsid w:val="29477255"/>
    <w:rsid w:val="29913FCE"/>
    <w:rsid w:val="299F5404"/>
    <w:rsid w:val="29B31C71"/>
    <w:rsid w:val="29F44433"/>
    <w:rsid w:val="2A3046F3"/>
    <w:rsid w:val="2A5751AC"/>
    <w:rsid w:val="2A93616F"/>
    <w:rsid w:val="2AA05683"/>
    <w:rsid w:val="2AA55C2A"/>
    <w:rsid w:val="2AC6058F"/>
    <w:rsid w:val="2AD33F78"/>
    <w:rsid w:val="2AD659D1"/>
    <w:rsid w:val="2AF77708"/>
    <w:rsid w:val="2B001F42"/>
    <w:rsid w:val="2B4971B4"/>
    <w:rsid w:val="2B657689"/>
    <w:rsid w:val="2B794204"/>
    <w:rsid w:val="2B8E6008"/>
    <w:rsid w:val="2BBD23D8"/>
    <w:rsid w:val="2BDE5F5A"/>
    <w:rsid w:val="2BE07428"/>
    <w:rsid w:val="2BE80C47"/>
    <w:rsid w:val="2BFF365E"/>
    <w:rsid w:val="2C0C3D34"/>
    <w:rsid w:val="2C2046A4"/>
    <w:rsid w:val="2C266E7D"/>
    <w:rsid w:val="2C3C3C7F"/>
    <w:rsid w:val="2C5665F0"/>
    <w:rsid w:val="2C6C2C6E"/>
    <w:rsid w:val="2C95566B"/>
    <w:rsid w:val="2C97270B"/>
    <w:rsid w:val="2CF2514E"/>
    <w:rsid w:val="2CFA22F3"/>
    <w:rsid w:val="2D9D2695"/>
    <w:rsid w:val="2DA04FFE"/>
    <w:rsid w:val="2DC447E7"/>
    <w:rsid w:val="2DE2457E"/>
    <w:rsid w:val="2DEA2A50"/>
    <w:rsid w:val="2E2A7209"/>
    <w:rsid w:val="2E3276B1"/>
    <w:rsid w:val="2E5175CF"/>
    <w:rsid w:val="2E685E29"/>
    <w:rsid w:val="2E8B7389"/>
    <w:rsid w:val="2EA74923"/>
    <w:rsid w:val="2EAA6F34"/>
    <w:rsid w:val="2F276594"/>
    <w:rsid w:val="2F3C49FA"/>
    <w:rsid w:val="2F56614A"/>
    <w:rsid w:val="2F5A2B0F"/>
    <w:rsid w:val="2F77104B"/>
    <w:rsid w:val="2F805B30"/>
    <w:rsid w:val="2F8507E8"/>
    <w:rsid w:val="2FD12108"/>
    <w:rsid w:val="300F1CF1"/>
    <w:rsid w:val="30196EFD"/>
    <w:rsid w:val="303A0BDD"/>
    <w:rsid w:val="3049221E"/>
    <w:rsid w:val="30540544"/>
    <w:rsid w:val="307B121F"/>
    <w:rsid w:val="30842E76"/>
    <w:rsid w:val="30BF051E"/>
    <w:rsid w:val="30F744BB"/>
    <w:rsid w:val="312C599A"/>
    <w:rsid w:val="316456E0"/>
    <w:rsid w:val="31665CBB"/>
    <w:rsid w:val="316B543C"/>
    <w:rsid w:val="318D4E27"/>
    <w:rsid w:val="31DB34AE"/>
    <w:rsid w:val="31F940C9"/>
    <w:rsid w:val="31FB7CB2"/>
    <w:rsid w:val="32146DD4"/>
    <w:rsid w:val="324F0BBA"/>
    <w:rsid w:val="325E2B7F"/>
    <w:rsid w:val="329E112C"/>
    <w:rsid w:val="329F0118"/>
    <w:rsid w:val="32C776C9"/>
    <w:rsid w:val="32CA7C81"/>
    <w:rsid w:val="32E46113"/>
    <w:rsid w:val="330A16CD"/>
    <w:rsid w:val="331F1CBB"/>
    <w:rsid w:val="3324609A"/>
    <w:rsid w:val="334D6EBF"/>
    <w:rsid w:val="33646D8C"/>
    <w:rsid w:val="337863D4"/>
    <w:rsid w:val="337A38B8"/>
    <w:rsid w:val="33A72F76"/>
    <w:rsid w:val="33AE1483"/>
    <w:rsid w:val="33BE3F63"/>
    <w:rsid w:val="33BF5B93"/>
    <w:rsid w:val="33C30844"/>
    <w:rsid w:val="33FC3BCB"/>
    <w:rsid w:val="34107074"/>
    <w:rsid w:val="34152A5D"/>
    <w:rsid w:val="341A6EF9"/>
    <w:rsid w:val="34AB7587"/>
    <w:rsid w:val="34FB5061"/>
    <w:rsid w:val="35244167"/>
    <w:rsid w:val="354923B5"/>
    <w:rsid w:val="354F252B"/>
    <w:rsid w:val="3576581A"/>
    <w:rsid w:val="357F0BD9"/>
    <w:rsid w:val="358F456F"/>
    <w:rsid w:val="35C442BC"/>
    <w:rsid w:val="35FB1D1F"/>
    <w:rsid w:val="361C294B"/>
    <w:rsid w:val="36205229"/>
    <w:rsid w:val="362E2DD1"/>
    <w:rsid w:val="364A2033"/>
    <w:rsid w:val="36691BE9"/>
    <w:rsid w:val="367001D5"/>
    <w:rsid w:val="367950CB"/>
    <w:rsid w:val="36907861"/>
    <w:rsid w:val="36952513"/>
    <w:rsid w:val="36971682"/>
    <w:rsid w:val="36D543DE"/>
    <w:rsid w:val="36D61192"/>
    <w:rsid w:val="371B0C8E"/>
    <w:rsid w:val="371E26FF"/>
    <w:rsid w:val="372A1C72"/>
    <w:rsid w:val="37490929"/>
    <w:rsid w:val="37E3194D"/>
    <w:rsid w:val="37E82ABA"/>
    <w:rsid w:val="37ED2C63"/>
    <w:rsid w:val="3828015E"/>
    <w:rsid w:val="385A317A"/>
    <w:rsid w:val="38C0339F"/>
    <w:rsid w:val="39041620"/>
    <w:rsid w:val="391E6B6F"/>
    <w:rsid w:val="392C6A53"/>
    <w:rsid w:val="39346FD3"/>
    <w:rsid w:val="39374D2B"/>
    <w:rsid w:val="395F4084"/>
    <w:rsid w:val="39863602"/>
    <w:rsid w:val="398D395D"/>
    <w:rsid w:val="39BF0710"/>
    <w:rsid w:val="39C46376"/>
    <w:rsid w:val="39CE6433"/>
    <w:rsid w:val="39F9180B"/>
    <w:rsid w:val="3A000AB7"/>
    <w:rsid w:val="3A064125"/>
    <w:rsid w:val="3A16056B"/>
    <w:rsid w:val="3A26387A"/>
    <w:rsid w:val="3A6C3562"/>
    <w:rsid w:val="3A765A28"/>
    <w:rsid w:val="3AD251C6"/>
    <w:rsid w:val="3B101CF4"/>
    <w:rsid w:val="3B202019"/>
    <w:rsid w:val="3B276695"/>
    <w:rsid w:val="3B3E2A63"/>
    <w:rsid w:val="3B4F28EF"/>
    <w:rsid w:val="3B547405"/>
    <w:rsid w:val="3B8D0D27"/>
    <w:rsid w:val="3B922515"/>
    <w:rsid w:val="3BC236FE"/>
    <w:rsid w:val="3BC8640C"/>
    <w:rsid w:val="3BDF74E6"/>
    <w:rsid w:val="3BF03EDC"/>
    <w:rsid w:val="3BF73557"/>
    <w:rsid w:val="3C0B6849"/>
    <w:rsid w:val="3C282E6C"/>
    <w:rsid w:val="3C3F6E10"/>
    <w:rsid w:val="3C4814AB"/>
    <w:rsid w:val="3C57617D"/>
    <w:rsid w:val="3CD171F6"/>
    <w:rsid w:val="3CFE3B7E"/>
    <w:rsid w:val="3D1C6EF5"/>
    <w:rsid w:val="3D2C0D88"/>
    <w:rsid w:val="3D5071C0"/>
    <w:rsid w:val="3D7871DE"/>
    <w:rsid w:val="3DA23A5E"/>
    <w:rsid w:val="3DAC3452"/>
    <w:rsid w:val="3DBF5935"/>
    <w:rsid w:val="3DC95BF6"/>
    <w:rsid w:val="3DF116A7"/>
    <w:rsid w:val="3DFE46D3"/>
    <w:rsid w:val="3E0D5E8D"/>
    <w:rsid w:val="3E160422"/>
    <w:rsid w:val="3E241EB6"/>
    <w:rsid w:val="3E4632CB"/>
    <w:rsid w:val="3EAF3236"/>
    <w:rsid w:val="3EB02EB1"/>
    <w:rsid w:val="3F212989"/>
    <w:rsid w:val="3F5814EE"/>
    <w:rsid w:val="3F692247"/>
    <w:rsid w:val="3FA800C3"/>
    <w:rsid w:val="3FAD460D"/>
    <w:rsid w:val="3FC16C6B"/>
    <w:rsid w:val="3FC5616D"/>
    <w:rsid w:val="3FE11102"/>
    <w:rsid w:val="3FE26C48"/>
    <w:rsid w:val="3FFD2DF2"/>
    <w:rsid w:val="400074EB"/>
    <w:rsid w:val="402A2D92"/>
    <w:rsid w:val="40322BEC"/>
    <w:rsid w:val="404B67DE"/>
    <w:rsid w:val="4094104C"/>
    <w:rsid w:val="40AE49C1"/>
    <w:rsid w:val="40AF4984"/>
    <w:rsid w:val="40B0539E"/>
    <w:rsid w:val="40BE49FF"/>
    <w:rsid w:val="40C611F4"/>
    <w:rsid w:val="40CB4933"/>
    <w:rsid w:val="40F155B1"/>
    <w:rsid w:val="412653B3"/>
    <w:rsid w:val="41290EF1"/>
    <w:rsid w:val="418A5DD9"/>
    <w:rsid w:val="41A65C4B"/>
    <w:rsid w:val="41A742DD"/>
    <w:rsid w:val="41C83DC9"/>
    <w:rsid w:val="41CF1784"/>
    <w:rsid w:val="41EB15A6"/>
    <w:rsid w:val="41EB53EE"/>
    <w:rsid w:val="41EE7264"/>
    <w:rsid w:val="41FB1FD9"/>
    <w:rsid w:val="420A4771"/>
    <w:rsid w:val="420C57C4"/>
    <w:rsid w:val="426D3ADC"/>
    <w:rsid w:val="42727A9B"/>
    <w:rsid w:val="427C64FC"/>
    <w:rsid w:val="42C479D2"/>
    <w:rsid w:val="42F9163A"/>
    <w:rsid w:val="431E3431"/>
    <w:rsid w:val="43413E11"/>
    <w:rsid w:val="434747F4"/>
    <w:rsid w:val="4378385C"/>
    <w:rsid w:val="438D63FD"/>
    <w:rsid w:val="43A77845"/>
    <w:rsid w:val="43B55706"/>
    <w:rsid w:val="43B95164"/>
    <w:rsid w:val="43D979FD"/>
    <w:rsid w:val="43E633D5"/>
    <w:rsid w:val="43EE25A3"/>
    <w:rsid w:val="43FA6A91"/>
    <w:rsid w:val="44021A73"/>
    <w:rsid w:val="44207A3B"/>
    <w:rsid w:val="44296B6A"/>
    <w:rsid w:val="447E3F3F"/>
    <w:rsid w:val="448A7CD7"/>
    <w:rsid w:val="44DE41C0"/>
    <w:rsid w:val="44EC53CB"/>
    <w:rsid w:val="45062F19"/>
    <w:rsid w:val="450E2C37"/>
    <w:rsid w:val="454A7E83"/>
    <w:rsid w:val="45563681"/>
    <w:rsid w:val="456E0FE7"/>
    <w:rsid w:val="457512DD"/>
    <w:rsid w:val="458F7EC6"/>
    <w:rsid w:val="459A225B"/>
    <w:rsid w:val="45AA70DB"/>
    <w:rsid w:val="45B948F1"/>
    <w:rsid w:val="45C96BA6"/>
    <w:rsid w:val="45DD3D78"/>
    <w:rsid w:val="45E92C42"/>
    <w:rsid w:val="46343A22"/>
    <w:rsid w:val="46467CEB"/>
    <w:rsid w:val="465B5138"/>
    <w:rsid w:val="46872FEF"/>
    <w:rsid w:val="468A7136"/>
    <w:rsid w:val="46C844FE"/>
    <w:rsid w:val="46CD4E60"/>
    <w:rsid w:val="46FC6C0E"/>
    <w:rsid w:val="470D09E0"/>
    <w:rsid w:val="475E6EE8"/>
    <w:rsid w:val="47673C8A"/>
    <w:rsid w:val="47AF2AE9"/>
    <w:rsid w:val="47B92B47"/>
    <w:rsid w:val="47DB0F4E"/>
    <w:rsid w:val="47E16D7A"/>
    <w:rsid w:val="47E714F3"/>
    <w:rsid w:val="47EA60BB"/>
    <w:rsid w:val="48117BA7"/>
    <w:rsid w:val="483B16D8"/>
    <w:rsid w:val="486E3F5F"/>
    <w:rsid w:val="489F54DB"/>
    <w:rsid w:val="48E27B47"/>
    <w:rsid w:val="492104BE"/>
    <w:rsid w:val="492D7AD0"/>
    <w:rsid w:val="494B0867"/>
    <w:rsid w:val="49570A07"/>
    <w:rsid w:val="495B6037"/>
    <w:rsid w:val="495F052E"/>
    <w:rsid w:val="498C30E5"/>
    <w:rsid w:val="49901E72"/>
    <w:rsid w:val="49EA0842"/>
    <w:rsid w:val="49EC3DE7"/>
    <w:rsid w:val="4A0808D2"/>
    <w:rsid w:val="4A0831C8"/>
    <w:rsid w:val="4A157EAC"/>
    <w:rsid w:val="4A2B1E4E"/>
    <w:rsid w:val="4A3026E0"/>
    <w:rsid w:val="4A603585"/>
    <w:rsid w:val="4A6B656E"/>
    <w:rsid w:val="4A6C3954"/>
    <w:rsid w:val="4A7624A9"/>
    <w:rsid w:val="4A7A1F2B"/>
    <w:rsid w:val="4A7B535E"/>
    <w:rsid w:val="4A910AB1"/>
    <w:rsid w:val="4A9B6B8B"/>
    <w:rsid w:val="4ABC34F3"/>
    <w:rsid w:val="4AD53E76"/>
    <w:rsid w:val="4AEF1C46"/>
    <w:rsid w:val="4AF155B7"/>
    <w:rsid w:val="4AF539B6"/>
    <w:rsid w:val="4AFE086D"/>
    <w:rsid w:val="4B6B2ED4"/>
    <w:rsid w:val="4B887D1A"/>
    <w:rsid w:val="4BA134C5"/>
    <w:rsid w:val="4BAF164E"/>
    <w:rsid w:val="4BB1617E"/>
    <w:rsid w:val="4BD275D9"/>
    <w:rsid w:val="4C590845"/>
    <w:rsid w:val="4CC434A7"/>
    <w:rsid w:val="4CEA546A"/>
    <w:rsid w:val="4CFA434B"/>
    <w:rsid w:val="4D010B29"/>
    <w:rsid w:val="4D2D6F24"/>
    <w:rsid w:val="4D60442A"/>
    <w:rsid w:val="4D6A481C"/>
    <w:rsid w:val="4D700243"/>
    <w:rsid w:val="4D83047C"/>
    <w:rsid w:val="4D863FF8"/>
    <w:rsid w:val="4DB1179A"/>
    <w:rsid w:val="4DBE0E9C"/>
    <w:rsid w:val="4DCB3B14"/>
    <w:rsid w:val="4DE92F2C"/>
    <w:rsid w:val="4DFC3845"/>
    <w:rsid w:val="4E0031D4"/>
    <w:rsid w:val="4E0A30C3"/>
    <w:rsid w:val="4E2327C1"/>
    <w:rsid w:val="4E24048F"/>
    <w:rsid w:val="4E874725"/>
    <w:rsid w:val="4E8A602C"/>
    <w:rsid w:val="4E8E75DC"/>
    <w:rsid w:val="4E92071A"/>
    <w:rsid w:val="4E9A2D28"/>
    <w:rsid w:val="4EBC384E"/>
    <w:rsid w:val="4F136072"/>
    <w:rsid w:val="4F1951A8"/>
    <w:rsid w:val="4F371D95"/>
    <w:rsid w:val="4F46737B"/>
    <w:rsid w:val="4F50684E"/>
    <w:rsid w:val="4F935140"/>
    <w:rsid w:val="4F977F89"/>
    <w:rsid w:val="4F9B78D4"/>
    <w:rsid w:val="4FAC7B78"/>
    <w:rsid w:val="4FC061F0"/>
    <w:rsid w:val="4FC200C8"/>
    <w:rsid w:val="4FE8319F"/>
    <w:rsid w:val="50564A12"/>
    <w:rsid w:val="50835B07"/>
    <w:rsid w:val="50877122"/>
    <w:rsid w:val="50B6036C"/>
    <w:rsid w:val="50D309E8"/>
    <w:rsid w:val="50FB5917"/>
    <w:rsid w:val="510F2911"/>
    <w:rsid w:val="51277767"/>
    <w:rsid w:val="51497BED"/>
    <w:rsid w:val="517B20C9"/>
    <w:rsid w:val="51993176"/>
    <w:rsid w:val="51B83508"/>
    <w:rsid w:val="51BC0F29"/>
    <w:rsid w:val="51DD6A40"/>
    <w:rsid w:val="51ED21AB"/>
    <w:rsid w:val="51EE4E77"/>
    <w:rsid w:val="524C662A"/>
    <w:rsid w:val="52963643"/>
    <w:rsid w:val="529765F1"/>
    <w:rsid w:val="52984D7A"/>
    <w:rsid w:val="52A34AC4"/>
    <w:rsid w:val="52CE334B"/>
    <w:rsid w:val="52D53E99"/>
    <w:rsid w:val="52ED432B"/>
    <w:rsid w:val="53026383"/>
    <w:rsid w:val="53065070"/>
    <w:rsid w:val="53133511"/>
    <w:rsid w:val="531B6CFF"/>
    <w:rsid w:val="5346225C"/>
    <w:rsid w:val="535D50FD"/>
    <w:rsid w:val="536C75C7"/>
    <w:rsid w:val="53832819"/>
    <w:rsid w:val="53B95ABB"/>
    <w:rsid w:val="53DF323C"/>
    <w:rsid w:val="53E15029"/>
    <w:rsid w:val="53F07CB5"/>
    <w:rsid w:val="53F46248"/>
    <w:rsid w:val="53FF4B32"/>
    <w:rsid w:val="545A11D1"/>
    <w:rsid w:val="545D1DF5"/>
    <w:rsid w:val="548D0366"/>
    <w:rsid w:val="548D4E73"/>
    <w:rsid w:val="548E636C"/>
    <w:rsid w:val="54944ACC"/>
    <w:rsid w:val="549746C0"/>
    <w:rsid w:val="549D3549"/>
    <w:rsid w:val="54BE1460"/>
    <w:rsid w:val="54CD3169"/>
    <w:rsid w:val="54EA46C0"/>
    <w:rsid w:val="54FB11EF"/>
    <w:rsid w:val="55012F1B"/>
    <w:rsid w:val="55043A5C"/>
    <w:rsid w:val="551221BF"/>
    <w:rsid w:val="55561C5A"/>
    <w:rsid w:val="55D03D80"/>
    <w:rsid w:val="55E72689"/>
    <w:rsid w:val="55EC4A10"/>
    <w:rsid w:val="5625344B"/>
    <w:rsid w:val="564075F5"/>
    <w:rsid w:val="564C5ECC"/>
    <w:rsid w:val="56592D0D"/>
    <w:rsid w:val="56666137"/>
    <w:rsid w:val="56816B23"/>
    <w:rsid w:val="56B35A22"/>
    <w:rsid w:val="56BB0393"/>
    <w:rsid w:val="56CE41F8"/>
    <w:rsid w:val="56D30112"/>
    <w:rsid w:val="56F633C2"/>
    <w:rsid w:val="57054296"/>
    <w:rsid w:val="572C06BA"/>
    <w:rsid w:val="573F7D5F"/>
    <w:rsid w:val="576D3FAA"/>
    <w:rsid w:val="577C51B2"/>
    <w:rsid w:val="579A3E5D"/>
    <w:rsid w:val="57A87640"/>
    <w:rsid w:val="57E862B9"/>
    <w:rsid w:val="58085F3B"/>
    <w:rsid w:val="580A4185"/>
    <w:rsid w:val="580C7F18"/>
    <w:rsid w:val="58255505"/>
    <w:rsid w:val="58270A94"/>
    <w:rsid w:val="5837527E"/>
    <w:rsid w:val="5847115F"/>
    <w:rsid w:val="58500D97"/>
    <w:rsid w:val="58544807"/>
    <w:rsid w:val="58704FF0"/>
    <w:rsid w:val="5882685E"/>
    <w:rsid w:val="589C58A3"/>
    <w:rsid w:val="590800C3"/>
    <w:rsid w:val="59231D0F"/>
    <w:rsid w:val="593B1322"/>
    <w:rsid w:val="595D28D9"/>
    <w:rsid w:val="596646F8"/>
    <w:rsid w:val="5989502C"/>
    <w:rsid w:val="59E13EC2"/>
    <w:rsid w:val="59EE3EEE"/>
    <w:rsid w:val="5A0D13CB"/>
    <w:rsid w:val="5A196746"/>
    <w:rsid w:val="5A685C44"/>
    <w:rsid w:val="5A721404"/>
    <w:rsid w:val="5A765C4A"/>
    <w:rsid w:val="5A7C4680"/>
    <w:rsid w:val="5A7D7EA3"/>
    <w:rsid w:val="5A883B2E"/>
    <w:rsid w:val="5A8A1D6D"/>
    <w:rsid w:val="5AA7590F"/>
    <w:rsid w:val="5AFF3D54"/>
    <w:rsid w:val="5B252A80"/>
    <w:rsid w:val="5B3E0AB0"/>
    <w:rsid w:val="5B435ED4"/>
    <w:rsid w:val="5B481084"/>
    <w:rsid w:val="5B60191C"/>
    <w:rsid w:val="5BB61C55"/>
    <w:rsid w:val="5BEF3CA1"/>
    <w:rsid w:val="5C4358D7"/>
    <w:rsid w:val="5CA55AC1"/>
    <w:rsid w:val="5CC85E43"/>
    <w:rsid w:val="5D203D8C"/>
    <w:rsid w:val="5D2B20D9"/>
    <w:rsid w:val="5D6331E2"/>
    <w:rsid w:val="5D6F42B5"/>
    <w:rsid w:val="5D734BA4"/>
    <w:rsid w:val="5D8B7074"/>
    <w:rsid w:val="5D914B2B"/>
    <w:rsid w:val="5DD753E6"/>
    <w:rsid w:val="5DDA069C"/>
    <w:rsid w:val="5DFE53A0"/>
    <w:rsid w:val="5E010273"/>
    <w:rsid w:val="5E0F7EB7"/>
    <w:rsid w:val="5E134901"/>
    <w:rsid w:val="5E1A3674"/>
    <w:rsid w:val="5E1A4A91"/>
    <w:rsid w:val="5E5749CA"/>
    <w:rsid w:val="5E5E4806"/>
    <w:rsid w:val="5EA42479"/>
    <w:rsid w:val="5EB46C69"/>
    <w:rsid w:val="5EE62495"/>
    <w:rsid w:val="5EF061DD"/>
    <w:rsid w:val="5F185B72"/>
    <w:rsid w:val="5F2B69FA"/>
    <w:rsid w:val="5F2F56FA"/>
    <w:rsid w:val="5F300308"/>
    <w:rsid w:val="5F4C5654"/>
    <w:rsid w:val="5F683215"/>
    <w:rsid w:val="5F6871E9"/>
    <w:rsid w:val="5F863A17"/>
    <w:rsid w:val="5F8B100F"/>
    <w:rsid w:val="5FAA4FA7"/>
    <w:rsid w:val="5FC11F48"/>
    <w:rsid w:val="5FEC16D5"/>
    <w:rsid w:val="5FF56ACE"/>
    <w:rsid w:val="604F766A"/>
    <w:rsid w:val="606E6AB5"/>
    <w:rsid w:val="60A712D1"/>
    <w:rsid w:val="60D75759"/>
    <w:rsid w:val="61220FF5"/>
    <w:rsid w:val="61281811"/>
    <w:rsid w:val="61314117"/>
    <w:rsid w:val="61404145"/>
    <w:rsid w:val="61411D03"/>
    <w:rsid w:val="61564635"/>
    <w:rsid w:val="61790563"/>
    <w:rsid w:val="617C3A53"/>
    <w:rsid w:val="61841D25"/>
    <w:rsid w:val="618C1B4C"/>
    <w:rsid w:val="61917DEB"/>
    <w:rsid w:val="61A400FD"/>
    <w:rsid w:val="61C760FB"/>
    <w:rsid w:val="61CA520A"/>
    <w:rsid w:val="62057C67"/>
    <w:rsid w:val="62093E0F"/>
    <w:rsid w:val="6214326D"/>
    <w:rsid w:val="62B56350"/>
    <w:rsid w:val="62B8423D"/>
    <w:rsid w:val="62BD4B6E"/>
    <w:rsid w:val="62C25504"/>
    <w:rsid w:val="62E60B87"/>
    <w:rsid w:val="634600E7"/>
    <w:rsid w:val="634F2DDE"/>
    <w:rsid w:val="636A610D"/>
    <w:rsid w:val="63A06743"/>
    <w:rsid w:val="63D54991"/>
    <w:rsid w:val="63FC50BB"/>
    <w:rsid w:val="6407158F"/>
    <w:rsid w:val="640A2D31"/>
    <w:rsid w:val="643B09B4"/>
    <w:rsid w:val="647A7DB7"/>
    <w:rsid w:val="64A22F64"/>
    <w:rsid w:val="6501340A"/>
    <w:rsid w:val="65074A74"/>
    <w:rsid w:val="65244A53"/>
    <w:rsid w:val="652F3737"/>
    <w:rsid w:val="653D140B"/>
    <w:rsid w:val="655B2C05"/>
    <w:rsid w:val="655F7484"/>
    <w:rsid w:val="6573139F"/>
    <w:rsid w:val="65782DD5"/>
    <w:rsid w:val="6583139B"/>
    <w:rsid w:val="658D4D13"/>
    <w:rsid w:val="65A17A8D"/>
    <w:rsid w:val="65A52708"/>
    <w:rsid w:val="65A968C2"/>
    <w:rsid w:val="65AB7680"/>
    <w:rsid w:val="65C86C93"/>
    <w:rsid w:val="65E26A90"/>
    <w:rsid w:val="65FA5A5D"/>
    <w:rsid w:val="65FB1ED2"/>
    <w:rsid w:val="663A4A51"/>
    <w:rsid w:val="6676404D"/>
    <w:rsid w:val="668257C1"/>
    <w:rsid w:val="66A8313F"/>
    <w:rsid w:val="66E10BFF"/>
    <w:rsid w:val="67072127"/>
    <w:rsid w:val="673141E7"/>
    <w:rsid w:val="6732710D"/>
    <w:rsid w:val="673E71C8"/>
    <w:rsid w:val="674425BA"/>
    <w:rsid w:val="675033A9"/>
    <w:rsid w:val="67526B86"/>
    <w:rsid w:val="675763A1"/>
    <w:rsid w:val="67615E01"/>
    <w:rsid w:val="676852B2"/>
    <w:rsid w:val="67700538"/>
    <w:rsid w:val="67B17761"/>
    <w:rsid w:val="67B9764D"/>
    <w:rsid w:val="67C9074C"/>
    <w:rsid w:val="67D20B71"/>
    <w:rsid w:val="67EC08D3"/>
    <w:rsid w:val="67ED103E"/>
    <w:rsid w:val="67FC19A4"/>
    <w:rsid w:val="68563FE8"/>
    <w:rsid w:val="68B77233"/>
    <w:rsid w:val="68D2082F"/>
    <w:rsid w:val="68E34B9C"/>
    <w:rsid w:val="68FD7E6C"/>
    <w:rsid w:val="6901135F"/>
    <w:rsid w:val="690779CD"/>
    <w:rsid w:val="690C6EA6"/>
    <w:rsid w:val="69164133"/>
    <w:rsid w:val="69166DC9"/>
    <w:rsid w:val="692602CA"/>
    <w:rsid w:val="69433586"/>
    <w:rsid w:val="69536BCA"/>
    <w:rsid w:val="698730ED"/>
    <w:rsid w:val="69A7059F"/>
    <w:rsid w:val="69E6449E"/>
    <w:rsid w:val="6A366F57"/>
    <w:rsid w:val="6A554E20"/>
    <w:rsid w:val="6A5C78A1"/>
    <w:rsid w:val="6A63752C"/>
    <w:rsid w:val="6A811B51"/>
    <w:rsid w:val="6A89034B"/>
    <w:rsid w:val="6A9E3D11"/>
    <w:rsid w:val="6AAD4ED2"/>
    <w:rsid w:val="6ACD0BEF"/>
    <w:rsid w:val="6AD820B9"/>
    <w:rsid w:val="6B3C5BB8"/>
    <w:rsid w:val="6B5D30A0"/>
    <w:rsid w:val="6B721B90"/>
    <w:rsid w:val="6B9D70B9"/>
    <w:rsid w:val="6BA64509"/>
    <w:rsid w:val="6BAB2FC9"/>
    <w:rsid w:val="6BAE5C0B"/>
    <w:rsid w:val="6BDD1793"/>
    <w:rsid w:val="6BF72D4D"/>
    <w:rsid w:val="6C0F2A27"/>
    <w:rsid w:val="6C165A5B"/>
    <w:rsid w:val="6C2D3019"/>
    <w:rsid w:val="6C3718E3"/>
    <w:rsid w:val="6C441590"/>
    <w:rsid w:val="6C4C0545"/>
    <w:rsid w:val="6C8C7802"/>
    <w:rsid w:val="6CD46100"/>
    <w:rsid w:val="6D1F3A31"/>
    <w:rsid w:val="6D5D5028"/>
    <w:rsid w:val="6D681FC6"/>
    <w:rsid w:val="6D6B1126"/>
    <w:rsid w:val="6D9A1319"/>
    <w:rsid w:val="6DB3616F"/>
    <w:rsid w:val="6DB9636D"/>
    <w:rsid w:val="6E0C297A"/>
    <w:rsid w:val="6E101CF3"/>
    <w:rsid w:val="6E4D26C3"/>
    <w:rsid w:val="6E717604"/>
    <w:rsid w:val="6E8B4671"/>
    <w:rsid w:val="6EA40B42"/>
    <w:rsid w:val="6ED3037E"/>
    <w:rsid w:val="6EF20222"/>
    <w:rsid w:val="6EF46828"/>
    <w:rsid w:val="6EFA1502"/>
    <w:rsid w:val="6F3C1DA5"/>
    <w:rsid w:val="6F441E3B"/>
    <w:rsid w:val="6F4D7BA1"/>
    <w:rsid w:val="6F4E45CD"/>
    <w:rsid w:val="6F4E7D40"/>
    <w:rsid w:val="6F694BC2"/>
    <w:rsid w:val="6F7D0EDE"/>
    <w:rsid w:val="6FBA2B6D"/>
    <w:rsid w:val="6FCB4831"/>
    <w:rsid w:val="6FF55432"/>
    <w:rsid w:val="70350897"/>
    <w:rsid w:val="703E0E5F"/>
    <w:rsid w:val="70454ED5"/>
    <w:rsid w:val="708249CA"/>
    <w:rsid w:val="708C6990"/>
    <w:rsid w:val="7090234F"/>
    <w:rsid w:val="70A761D6"/>
    <w:rsid w:val="70D2717B"/>
    <w:rsid w:val="70F66E15"/>
    <w:rsid w:val="710E2436"/>
    <w:rsid w:val="71131C61"/>
    <w:rsid w:val="71755968"/>
    <w:rsid w:val="71897F7B"/>
    <w:rsid w:val="718D6384"/>
    <w:rsid w:val="718F7C3D"/>
    <w:rsid w:val="719D0B43"/>
    <w:rsid w:val="71A720C1"/>
    <w:rsid w:val="71AA767C"/>
    <w:rsid w:val="71CA1B2C"/>
    <w:rsid w:val="71E740FF"/>
    <w:rsid w:val="71F25A2D"/>
    <w:rsid w:val="71FA237B"/>
    <w:rsid w:val="71FD3037"/>
    <w:rsid w:val="723148B5"/>
    <w:rsid w:val="72610A56"/>
    <w:rsid w:val="726368F7"/>
    <w:rsid w:val="72671333"/>
    <w:rsid w:val="7269144C"/>
    <w:rsid w:val="728A7EA5"/>
    <w:rsid w:val="728E04B5"/>
    <w:rsid w:val="728E2D8F"/>
    <w:rsid w:val="72A34BE1"/>
    <w:rsid w:val="72B026E7"/>
    <w:rsid w:val="72E62244"/>
    <w:rsid w:val="72FF046D"/>
    <w:rsid w:val="730A464C"/>
    <w:rsid w:val="73385209"/>
    <w:rsid w:val="733D3C40"/>
    <w:rsid w:val="73BF2465"/>
    <w:rsid w:val="73DB6175"/>
    <w:rsid w:val="73E35A5C"/>
    <w:rsid w:val="743362AF"/>
    <w:rsid w:val="743B3BAF"/>
    <w:rsid w:val="74625751"/>
    <w:rsid w:val="74B7547B"/>
    <w:rsid w:val="74BA4DAB"/>
    <w:rsid w:val="74FC234A"/>
    <w:rsid w:val="75100165"/>
    <w:rsid w:val="75213595"/>
    <w:rsid w:val="752802FE"/>
    <w:rsid w:val="754506EB"/>
    <w:rsid w:val="75655F6C"/>
    <w:rsid w:val="756F7055"/>
    <w:rsid w:val="75962DBC"/>
    <w:rsid w:val="75B17F48"/>
    <w:rsid w:val="75B8644F"/>
    <w:rsid w:val="75C403A6"/>
    <w:rsid w:val="75EE1E75"/>
    <w:rsid w:val="760C4FF7"/>
    <w:rsid w:val="76342E13"/>
    <w:rsid w:val="76535474"/>
    <w:rsid w:val="76664E2F"/>
    <w:rsid w:val="76800BC4"/>
    <w:rsid w:val="768D295C"/>
    <w:rsid w:val="76943C8B"/>
    <w:rsid w:val="76AB56F2"/>
    <w:rsid w:val="76C540D9"/>
    <w:rsid w:val="76C606D8"/>
    <w:rsid w:val="76D47118"/>
    <w:rsid w:val="76EE5C6C"/>
    <w:rsid w:val="76F11AD8"/>
    <w:rsid w:val="76F77DCE"/>
    <w:rsid w:val="770210AB"/>
    <w:rsid w:val="773D188D"/>
    <w:rsid w:val="77583460"/>
    <w:rsid w:val="775A195A"/>
    <w:rsid w:val="78145523"/>
    <w:rsid w:val="783C65EC"/>
    <w:rsid w:val="784F25C0"/>
    <w:rsid w:val="78556757"/>
    <w:rsid w:val="786258C6"/>
    <w:rsid w:val="78675EFE"/>
    <w:rsid w:val="78687A51"/>
    <w:rsid w:val="788459EE"/>
    <w:rsid w:val="78862BBD"/>
    <w:rsid w:val="78963A0A"/>
    <w:rsid w:val="78AC67B9"/>
    <w:rsid w:val="78CF554B"/>
    <w:rsid w:val="78D91F53"/>
    <w:rsid w:val="78F34C27"/>
    <w:rsid w:val="7914308E"/>
    <w:rsid w:val="79146137"/>
    <w:rsid w:val="793E17A2"/>
    <w:rsid w:val="794C3B0D"/>
    <w:rsid w:val="795A47E2"/>
    <w:rsid w:val="795F6AEA"/>
    <w:rsid w:val="798A774F"/>
    <w:rsid w:val="799B11FC"/>
    <w:rsid w:val="79F46C68"/>
    <w:rsid w:val="7A325521"/>
    <w:rsid w:val="7A537611"/>
    <w:rsid w:val="7A662C97"/>
    <w:rsid w:val="7A70007B"/>
    <w:rsid w:val="7A956CD5"/>
    <w:rsid w:val="7AB82AA5"/>
    <w:rsid w:val="7AD123DA"/>
    <w:rsid w:val="7AE7316F"/>
    <w:rsid w:val="7B0E4F90"/>
    <w:rsid w:val="7B1B05A5"/>
    <w:rsid w:val="7B2A17FE"/>
    <w:rsid w:val="7B2D67EA"/>
    <w:rsid w:val="7B8E77C2"/>
    <w:rsid w:val="7B9C34A4"/>
    <w:rsid w:val="7B9D4C86"/>
    <w:rsid w:val="7BED4812"/>
    <w:rsid w:val="7C10444C"/>
    <w:rsid w:val="7C3F269A"/>
    <w:rsid w:val="7C7247D2"/>
    <w:rsid w:val="7CCA097A"/>
    <w:rsid w:val="7D03336B"/>
    <w:rsid w:val="7D0478E5"/>
    <w:rsid w:val="7D0F4FE0"/>
    <w:rsid w:val="7D2372CB"/>
    <w:rsid w:val="7D57578E"/>
    <w:rsid w:val="7D662509"/>
    <w:rsid w:val="7D7548C9"/>
    <w:rsid w:val="7D8A1E11"/>
    <w:rsid w:val="7D911691"/>
    <w:rsid w:val="7D961927"/>
    <w:rsid w:val="7DD37B96"/>
    <w:rsid w:val="7DEA1EE7"/>
    <w:rsid w:val="7DFE2A05"/>
    <w:rsid w:val="7E04388D"/>
    <w:rsid w:val="7E122D18"/>
    <w:rsid w:val="7E18180E"/>
    <w:rsid w:val="7E210816"/>
    <w:rsid w:val="7E4A45D2"/>
    <w:rsid w:val="7E4B31D8"/>
    <w:rsid w:val="7E5F0B27"/>
    <w:rsid w:val="7E6E2068"/>
    <w:rsid w:val="7EB30384"/>
    <w:rsid w:val="7EB56B09"/>
    <w:rsid w:val="7ECF7855"/>
    <w:rsid w:val="7F085256"/>
    <w:rsid w:val="7F085749"/>
    <w:rsid w:val="7F346D80"/>
    <w:rsid w:val="7F442306"/>
    <w:rsid w:val="7F613F27"/>
    <w:rsid w:val="7F634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5"/>
    <w:basedOn w:val="1"/>
    <w:next w:val="1"/>
    <w:qFormat/>
    <w:uiPriority w:val="0"/>
    <w:pPr>
      <w:ind w:left="1680" w:leftChars="800"/>
    </w:pPr>
  </w:style>
  <w:style w:type="paragraph" w:styleId="4">
    <w:name w:val="toc 3"/>
    <w:basedOn w:val="1"/>
    <w:next w:val="1"/>
    <w:qFormat/>
    <w:uiPriority w:val="0"/>
    <w:pPr>
      <w:ind w:left="840" w:leftChars="400"/>
    </w:pPr>
  </w:style>
  <w:style w:type="paragraph" w:styleId="5">
    <w:name w:val="toc 1"/>
    <w:basedOn w:val="1"/>
    <w:next w:val="1"/>
    <w:qFormat/>
    <w:uiPriority w:val="0"/>
  </w:style>
  <w:style w:type="paragraph" w:styleId="6">
    <w:name w:val="toc 4"/>
    <w:basedOn w:val="1"/>
    <w:next w:val="1"/>
    <w:qFormat/>
    <w:uiPriority w:val="0"/>
    <w:pPr>
      <w:ind w:left="1260" w:leftChars="600"/>
    </w:pPr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oleObject" Target="embeddings/oleObject3.bin"/><Relationship Id="rId73" Type="http://schemas.microsoft.com/office/2011/relationships/people" Target="people.xml"/><Relationship Id="rId72" Type="http://schemas.openxmlformats.org/officeDocument/2006/relationships/fontTable" Target="fontTable.xml"/><Relationship Id="rId71" Type="http://schemas.openxmlformats.org/officeDocument/2006/relationships/numbering" Target="numbering.xml"/><Relationship Id="rId70" Type="http://schemas.openxmlformats.org/officeDocument/2006/relationships/customXml" Target="../customXml/item1.xml"/><Relationship Id="rId7" Type="http://schemas.openxmlformats.org/officeDocument/2006/relationships/image" Target="media/image2.emf"/><Relationship Id="rId69" Type="http://schemas.openxmlformats.org/officeDocument/2006/relationships/image" Target="media/image62.png"/><Relationship Id="rId68" Type="http://schemas.openxmlformats.org/officeDocument/2006/relationships/image" Target="media/image61.png"/><Relationship Id="rId67" Type="http://schemas.openxmlformats.org/officeDocument/2006/relationships/image" Target="media/image60.png"/><Relationship Id="rId66" Type="http://schemas.openxmlformats.org/officeDocument/2006/relationships/image" Target="media/image59.png"/><Relationship Id="rId65" Type="http://schemas.openxmlformats.org/officeDocument/2006/relationships/image" Target="media/image58.png"/><Relationship Id="rId64" Type="http://schemas.openxmlformats.org/officeDocument/2006/relationships/image" Target="media/image57.png"/><Relationship Id="rId63" Type="http://schemas.openxmlformats.org/officeDocument/2006/relationships/image" Target="media/image56.png"/><Relationship Id="rId62" Type="http://schemas.openxmlformats.org/officeDocument/2006/relationships/image" Target="media/image55.png"/><Relationship Id="rId61" Type="http://schemas.openxmlformats.org/officeDocument/2006/relationships/image" Target="media/image54.png"/><Relationship Id="rId60" Type="http://schemas.openxmlformats.org/officeDocument/2006/relationships/image" Target="media/image53.png"/><Relationship Id="rId6" Type="http://schemas.openxmlformats.org/officeDocument/2006/relationships/oleObject" Target="embeddings/oleObject2.bin"/><Relationship Id="rId59" Type="http://schemas.openxmlformats.org/officeDocument/2006/relationships/image" Target="media/image52.png"/><Relationship Id="rId58" Type="http://schemas.openxmlformats.org/officeDocument/2006/relationships/image" Target="media/image51.png"/><Relationship Id="rId57" Type="http://schemas.openxmlformats.org/officeDocument/2006/relationships/image" Target="media/image50.png"/><Relationship Id="rId56" Type="http://schemas.openxmlformats.org/officeDocument/2006/relationships/image" Target="media/image49.png"/><Relationship Id="rId55" Type="http://schemas.openxmlformats.org/officeDocument/2006/relationships/image" Target="media/image48.png"/><Relationship Id="rId54" Type="http://schemas.openxmlformats.org/officeDocument/2006/relationships/image" Target="media/image47.png"/><Relationship Id="rId53" Type="http://schemas.openxmlformats.org/officeDocument/2006/relationships/image" Target="media/image46.png"/><Relationship Id="rId52" Type="http://schemas.openxmlformats.org/officeDocument/2006/relationships/image" Target="media/image45.png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image" Target="media/image1.emf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oleObject" Target="embeddings/oleObject1.bin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theme" Target="theme/theme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e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2019-05-15T04:39:00Z</dcterms:created>
  <dc:creator>dell</dc:creator>
  <cp:lastModifiedBy>彼岸花</cp:lastModifiedBy>
  <dcterms:modified xsi:type="dcterms:W3CDTF">2019-06-21T04:52:37Z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